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CEF83" w14:textId="77777777" w:rsidR="00376890" w:rsidRDefault="00376890" w:rsidP="004219A8">
      <w:pPr>
        <w:pStyle w:val="Ttulo"/>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26FAA8" w14:textId="77777777" w:rsidR="00376890" w:rsidRDefault="00376890" w:rsidP="004219A8">
      <w:pPr>
        <w:pStyle w:val="Ttulo"/>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3C736E" w14:textId="77777777" w:rsidR="003E783E" w:rsidRPr="003E783E" w:rsidRDefault="003E783E" w:rsidP="003E783E"/>
    <w:p w14:paraId="6192B9A1" w14:textId="1596DA33" w:rsidR="008A4A04" w:rsidRPr="001C205F" w:rsidRDefault="000A31CF" w:rsidP="00376890">
      <w:pPr>
        <w:pStyle w:val="Ttulo"/>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205F">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Sistemas de control Inteligente</w:t>
      </w:r>
    </w:p>
    <w:p w14:paraId="6EEFEFA7" w14:textId="77777777" w:rsidR="00376890" w:rsidRPr="001C205F" w:rsidRDefault="00376890" w:rsidP="00376890"/>
    <w:p w14:paraId="3AD59B48" w14:textId="3DFB9326" w:rsidR="00376890" w:rsidRPr="001C205F" w:rsidRDefault="002C7868" w:rsidP="002C7868">
      <w:pPr>
        <w:pStyle w:val="Ttulo2"/>
        <w:jc w:val="center"/>
        <w:rPr>
          <w:b/>
          <w:bCs/>
          <w:sz w:val="24"/>
          <w:szCs w:val="24"/>
        </w:rPr>
      </w:pPr>
      <w:r w:rsidRPr="001C205F">
        <w:rPr>
          <w:b/>
          <w:bCs/>
          <w:sz w:val="24"/>
          <w:szCs w:val="24"/>
        </w:rPr>
        <w:t>Ejercicios de Introducción a Matlab</w:t>
      </w:r>
    </w:p>
    <w:p w14:paraId="0100FCB7" w14:textId="77777777" w:rsidR="00376890" w:rsidRDefault="00376890" w:rsidP="00376890"/>
    <w:p w14:paraId="75788471" w14:textId="77777777" w:rsidR="00376890" w:rsidRDefault="00376890" w:rsidP="00376890"/>
    <w:p w14:paraId="45FC9012" w14:textId="77777777" w:rsidR="00376890" w:rsidRDefault="00376890" w:rsidP="00376890"/>
    <w:p w14:paraId="1917BC0D" w14:textId="77777777" w:rsidR="00376890" w:rsidRDefault="00376890" w:rsidP="00376890"/>
    <w:p w14:paraId="02653B5D" w14:textId="77777777" w:rsidR="00376890" w:rsidRDefault="00376890" w:rsidP="00376890"/>
    <w:p w14:paraId="47DCB375" w14:textId="77777777" w:rsidR="002C7868" w:rsidRDefault="002C7868" w:rsidP="00376890"/>
    <w:p w14:paraId="0B56A223" w14:textId="77777777" w:rsidR="00376890" w:rsidRDefault="00376890" w:rsidP="00376890">
      <w:pPr>
        <w:jc w:val="center"/>
      </w:pPr>
    </w:p>
    <w:p w14:paraId="153B10A5" w14:textId="031C407C" w:rsidR="00376890" w:rsidRDefault="00376890" w:rsidP="00376890">
      <w:pPr>
        <w:jc w:val="center"/>
      </w:pPr>
      <w:r>
        <w:t>Juan José Córdoba Zamora</w:t>
      </w:r>
    </w:p>
    <w:p w14:paraId="6F2423AF" w14:textId="7C324669" w:rsidR="00376890" w:rsidRDefault="00376890" w:rsidP="00376890">
      <w:pPr>
        <w:jc w:val="center"/>
      </w:pPr>
      <w:r>
        <w:t>Juan Casado Ballesteros</w:t>
      </w:r>
    </w:p>
    <w:p w14:paraId="5953313F" w14:textId="77777777" w:rsidR="00376890" w:rsidRDefault="00376890" w:rsidP="00376890"/>
    <w:p w14:paraId="61F1FBBE" w14:textId="77777777" w:rsidR="00376890" w:rsidRDefault="00376890" w:rsidP="00376890"/>
    <w:p w14:paraId="71B77E45" w14:textId="77777777" w:rsidR="00376890" w:rsidRDefault="00376890" w:rsidP="00376890"/>
    <w:p w14:paraId="28078644" w14:textId="77777777" w:rsidR="00376890" w:rsidRDefault="00376890" w:rsidP="00376890"/>
    <w:p w14:paraId="1A694CCE" w14:textId="77777777" w:rsidR="002C7868" w:rsidRDefault="002C7868" w:rsidP="00376890"/>
    <w:p w14:paraId="5300A79C" w14:textId="466899DB" w:rsidR="00376890" w:rsidRDefault="00376890" w:rsidP="00376890"/>
    <w:p w14:paraId="6BE7E66B" w14:textId="0069E59C" w:rsidR="00376890" w:rsidRDefault="00376890" w:rsidP="00376890"/>
    <w:p w14:paraId="01118411" w14:textId="7FBAFC05" w:rsidR="00376890" w:rsidRPr="00376890" w:rsidRDefault="00376890" w:rsidP="00376890"/>
    <w:p w14:paraId="6E438EF5" w14:textId="6A5A190F" w:rsidR="008A4A04" w:rsidRDefault="008A4A04" w:rsidP="00C433EE">
      <w:pPr>
        <w:pStyle w:val="Ttulo2"/>
      </w:pPr>
    </w:p>
    <w:p w14:paraId="67EDD658" w14:textId="042E9774" w:rsidR="00E21464" w:rsidRDefault="008A4A04" w:rsidP="004219A8">
      <w:pPr>
        <w:jc w:val="right"/>
        <w:rPr>
          <w:rFonts w:ascii="Times New Roman" w:eastAsia="Times New Roman" w:hAnsi="Times New Roman" w:cs="Times New Roman"/>
          <w:szCs w:val="24"/>
        </w:rPr>
      </w:pPr>
      <w:r w:rsidRPr="008A4A04">
        <w:rPr>
          <w:rFonts w:ascii="Times New Roman" w:eastAsia="Times New Roman" w:hAnsi="Times New Roman" w:cs="Times New Roman"/>
          <w:szCs w:val="24"/>
        </w:rPr>
        <w:fldChar w:fldCharType="begin"/>
      </w:r>
      <w:r w:rsidRPr="008A4A04">
        <w:rPr>
          <w:rFonts w:ascii="Times New Roman" w:eastAsia="Times New Roman" w:hAnsi="Times New Roman" w:cs="Times New Roman"/>
          <w:szCs w:val="24"/>
        </w:rPr>
        <w:instrText xml:space="preserve"> INCLUDEPICTURE "/var/folders/v0/q4ysj2755tzcgvchwvnq6rr40000gn/T/com.microsoft.Word/WebArchiveCopyPasteTempFiles/logo_fondo_transparente.png" \* MERGEFORMATINET </w:instrText>
      </w:r>
      <w:r w:rsidRPr="008A4A04">
        <w:rPr>
          <w:rFonts w:ascii="Times New Roman" w:eastAsia="Times New Roman" w:hAnsi="Times New Roman" w:cs="Times New Roman"/>
          <w:szCs w:val="24"/>
        </w:rPr>
        <w:fldChar w:fldCharType="separate"/>
      </w:r>
      <w:r w:rsidRPr="008A4A04">
        <w:rPr>
          <w:rFonts w:ascii="Times New Roman" w:eastAsia="Times New Roman" w:hAnsi="Times New Roman" w:cs="Times New Roman"/>
          <w:noProof/>
          <w:szCs w:val="24"/>
        </w:rPr>
        <w:drawing>
          <wp:inline distT="0" distB="0" distL="0" distR="0" wp14:anchorId="54041667" wp14:editId="1D7FB69A">
            <wp:extent cx="764311" cy="1080000"/>
            <wp:effectExtent l="0" t="0" r="0" b="0"/>
            <wp:docPr id="7" name="Picture 7" descr="Resultado de imagen de control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ntrol intelig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4311" cy="1080000"/>
                    </a:xfrm>
                    <a:prstGeom prst="rect">
                      <a:avLst/>
                    </a:prstGeom>
                    <a:noFill/>
                    <a:ln>
                      <a:noFill/>
                    </a:ln>
                  </pic:spPr>
                </pic:pic>
              </a:graphicData>
            </a:graphic>
          </wp:inline>
        </w:drawing>
      </w:r>
      <w:r w:rsidRPr="008A4A04">
        <w:rPr>
          <w:rFonts w:ascii="Times New Roman" w:eastAsia="Times New Roman" w:hAnsi="Times New Roman" w:cs="Times New Roman"/>
          <w:szCs w:val="24"/>
        </w:rPr>
        <w:fldChar w:fldCharType="end"/>
      </w:r>
      <w:r w:rsidR="00E21464" w:rsidRPr="00E21464">
        <w:t xml:space="preserve"> </w:t>
      </w:r>
      <w:r w:rsidR="00E21464" w:rsidRPr="00E21464">
        <w:rPr>
          <w:rFonts w:ascii="Times New Roman" w:eastAsia="Times New Roman" w:hAnsi="Times New Roman" w:cs="Times New Roman"/>
          <w:szCs w:val="24"/>
        </w:rPr>
        <w:fldChar w:fldCharType="begin"/>
      </w:r>
      <w:r w:rsidR="00E21464" w:rsidRPr="00E21464">
        <w:rPr>
          <w:rFonts w:ascii="Times New Roman" w:eastAsia="Times New Roman" w:hAnsi="Times New Roman" w:cs="Times New Roman"/>
          <w:szCs w:val="24"/>
        </w:rPr>
        <w:instrText xml:space="preserve"> INCLUDEPICTURE "/var/folders/v0/q4ysj2755tzcgvchwvnq6rr40000gn/T/com.microsoft.Word/WebArchiveCopyPasteTempFiles/Matlab_Logo.png" \* MERGEFORMATINET </w:instrText>
      </w:r>
      <w:r w:rsidR="00E21464" w:rsidRPr="00E21464">
        <w:rPr>
          <w:rFonts w:ascii="Times New Roman" w:eastAsia="Times New Roman" w:hAnsi="Times New Roman" w:cs="Times New Roman"/>
          <w:szCs w:val="24"/>
        </w:rPr>
        <w:fldChar w:fldCharType="separate"/>
      </w:r>
      <w:r w:rsidR="00E21464" w:rsidRPr="00E21464">
        <w:rPr>
          <w:rFonts w:ascii="Times New Roman" w:eastAsia="Times New Roman" w:hAnsi="Times New Roman" w:cs="Times New Roman"/>
          <w:noProof/>
          <w:szCs w:val="24"/>
        </w:rPr>
        <w:drawing>
          <wp:inline distT="0" distB="0" distL="0" distR="0" wp14:anchorId="76E5C61A" wp14:editId="02DA2ED9">
            <wp:extent cx="1200972" cy="1080000"/>
            <wp:effectExtent l="0" t="0" r="5715" b="0"/>
            <wp:docPr id="8" name="Picture 8" descr="Resultado de imagen de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tla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972" cy="1080000"/>
                    </a:xfrm>
                    <a:prstGeom prst="rect">
                      <a:avLst/>
                    </a:prstGeom>
                    <a:noFill/>
                    <a:ln>
                      <a:noFill/>
                    </a:ln>
                  </pic:spPr>
                </pic:pic>
              </a:graphicData>
            </a:graphic>
          </wp:inline>
        </w:drawing>
      </w:r>
      <w:r w:rsidR="00E21464" w:rsidRPr="00E21464">
        <w:rPr>
          <w:rFonts w:ascii="Times New Roman" w:eastAsia="Times New Roman" w:hAnsi="Times New Roman" w:cs="Times New Roman"/>
          <w:szCs w:val="24"/>
        </w:rPr>
        <w:fldChar w:fldCharType="end"/>
      </w:r>
    </w:p>
    <w:p w14:paraId="469D3391" w14:textId="44B1AA5B" w:rsidR="003E783E" w:rsidRDefault="003E783E" w:rsidP="004219A8">
      <w:pPr>
        <w:jc w:val="right"/>
        <w:rPr>
          <w:rFonts w:ascii="Times New Roman" w:eastAsia="Times New Roman" w:hAnsi="Times New Roman" w:cs="Times New Roman"/>
          <w:szCs w:val="24"/>
        </w:rPr>
      </w:pPr>
    </w:p>
    <w:p w14:paraId="2737D78E" w14:textId="62F2DAFB" w:rsidR="003E783E" w:rsidRDefault="003E783E" w:rsidP="004219A8">
      <w:pPr>
        <w:jc w:val="right"/>
        <w:rPr>
          <w:rFonts w:ascii="Times New Roman" w:eastAsia="Times New Roman" w:hAnsi="Times New Roman" w:cs="Times New Roman"/>
          <w:szCs w:val="24"/>
        </w:rPr>
      </w:pPr>
    </w:p>
    <w:p w14:paraId="73E23FF1" w14:textId="1A291C92" w:rsidR="003E783E" w:rsidRDefault="00472240" w:rsidP="004219A8">
      <w:pPr>
        <w:jc w:val="right"/>
        <w:rPr>
          <w:rFonts w:ascii="Times New Roman" w:eastAsia="Times New Roman" w:hAnsi="Times New Roman" w:cs="Times New Roman"/>
          <w:szCs w:val="24"/>
        </w:rPr>
      </w:pPr>
      <w:r w:rsidRPr="00472240">
        <w:rPr>
          <w:noProof/>
        </w:rPr>
        <w:drawing>
          <wp:anchor distT="0" distB="0" distL="114300" distR="114300" simplePos="0" relativeHeight="251658242" behindDoc="1" locked="0" layoutInCell="1" allowOverlap="1" wp14:anchorId="0E7EFDF1" wp14:editId="41D5BF06">
            <wp:simplePos x="0" y="0"/>
            <wp:positionH relativeFrom="column">
              <wp:posOffset>-1487541</wp:posOffset>
            </wp:positionH>
            <wp:positionV relativeFrom="paragraph">
              <wp:posOffset>173984</wp:posOffset>
            </wp:positionV>
            <wp:extent cx="7998302" cy="171958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036548" cy="1727803"/>
                    </a:xfrm>
                    <a:prstGeom prst="rect">
                      <a:avLst/>
                    </a:prstGeom>
                  </pic:spPr>
                </pic:pic>
              </a:graphicData>
            </a:graphic>
            <wp14:sizeRelH relativeFrom="page">
              <wp14:pctWidth>0</wp14:pctWidth>
            </wp14:sizeRelH>
            <wp14:sizeRelV relativeFrom="page">
              <wp14:pctHeight>0</wp14:pctHeight>
            </wp14:sizeRelV>
          </wp:anchor>
        </w:drawing>
      </w:r>
    </w:p>
    <w:p w14:paraId="57AE61AB" w14:textId="58C73DBC" w:rsidR="004219A8" w:rsidRPr="004219A8" w:rsidRDefault="004219A8" w:rsidP="004219A8">
      <w:pPr>
        <w:jc w:val="left"/>
        <w:rPr>
          <w:rFonts w:ascii="Times New Roman" w:eastAsia="Times New Roman" w:hAnsi="Times New Roman" w:cs="Times New Roman"/>
          <w:szCs w:val="24"/>
        </w:rPr>
      </w:pPr>
      <w:r w:rsidRPr="004219A8">
        <w:rPr>
          <w:rFonts w:ascii="Times New Roman" w:eastAsia="Times New Roman" w:hAnsi="Times New Roman" w:cs="Times New Roman"/>
          <w:szCs w:val="24"/>
        </w:rPr>
        <w:fldChar w:fldCharType="begin"/>
      </w:r>
      <w:r w:rsidRPr="004219A8">
        <w:rPr>
          <w:rFonts w:ascii="Times New Roman" w:eastAsia="Times New Roman" w:hAnsi="Times New Roman" w:cs="Times New Roman"/>
          <w:szCs w:val="24"/>
        </w:rPr>
        <w:instrText xml:space="preserve"> INCLUDEPICTURE "/var/folders/v0/q4ysj2755tzcgvchwvnq6rr40000gn/T/com.microsoft.Word/WebArchiveCopyPasteTempFiles/logo.jpg" \* MERGEFORMATINET </w:instrText>
      </w:r>
      <w:r w:rsidRPr="004219A8">
        <w:rPr>
          <w:rFonts w:ascii="Times New Roman" w:eastAsia="Times New Roman" w:hAnsi="Times New Roman" w:cs="Times New Roman"/>
          <w:szCs w:val="24"/>
        </w:rPr>
        <w:fldChar w:fldCharType="separate"/>
      </w:r>
      <w:r w:rsidRPr="004219A8">
        <w:rPr>
          <w:rFonts w:ascii="Times New Roman" w:eastAsia="Times New Roman" w:hAnsi="Times New Roman" w:cs="Times New Roman"/>
          <w:noProof/>
          <w:szCs w:val="24"/>
        </w:rPr>
        <w:drawing>
          <wp:inline distT="0" distB="0" distL="0" distR="0" wp14:anchorId="23BAFDFC" wp14:editId="4614847C">
            <wp:extent cx="5396230" cy="1719580"/>
            <wp:effectExtent l="0" t="0" r="0" b="6350"/>
            <wp:docPr id="9" name="Picture 9" descr="Resultado de imagen de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a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1719580"/>
                    </a:xfrm>
                    <a:prstGeom prst="rect">
                      <a:avLst/>
                    </a:prstGeom>
                    <a:noFill/>
                    <a:ln>
                      <a:noFill/>
                    </a:ln>
                  </pic:spPr>
                </pic:pic>
              </a:graphicData>
            </a:graphic>
          </wp:inline>
        </w:drawing>
      </w:r>
      <w:r w:rsidRPr="004219A8">
        <w:rPr>
          <w:rFonts w:ascii="Times New Roman" w:eastAsia="Times New Roman" w:hAnsi="Times New Roman" w:cs="Times New Roman"/>
          <w:szCs w:val="24"/>
        </w:rPr>
        <w:fldChar w:fldCharType="end"/>
      </w:r>
    </w:p>
    <w:p w14:paraId="1B240B61" w14:textId="5DE942C4" w:rsidR="00C571F7" w:rsidRDefault="003B1DEA" w:rsidP="00C433EE">
      <w:pPr>
        <w:pStyle w:val="Ttulo2"/>
      </w:pPr>
      <w:r>
        <w:lastRenderedPageBreak/>
        <w:t>Ejercicio 1</w:t>
      </w:r>
      <w:r w:rsidR="00A4515B">
        <w:t xml:space="preserve"> Parte 1</w:t>
      </w:r>
    </w:p>
    <w:p w14:paraId="42178DEC" w14:textId="011F7E3A" w:rsidR="006A7E6A" w:rsidRPr="00C433EE" w:rsidRDefault="00217446" w:rsidP="00C433EE">
      <w:r w:rsidRPr="00C433EE">
        <w:t xml:space="preserve">Hemos </w:t>
      </w:r>
      <w:r w:rsidR="00CE48E1" w:rsidRPr="00C433EE">
        <w:t>podido ver lo fácil que es crear matrices nuevas con la sintaxis de Matlab</w:t>
      </w:r>
      <w:r w:rsidR="00075A0E" w:rsidRPr="00C433EE">
        <w:t>.</w:t>
      </w:r>
      <w:r w:rsidR="004D1206" w:rsidRPr="00C433EE">
        <w:t xml:space="preserve"> Escribiendo un espacio u una coma los números </w:t>
      </w:r>
      <w:r w:rsidR="006A7E6A" w:rsidRPr="00C433EE">
        <w:t>se ubicarán en una nueva fila, por el contrario, si escribimos un punto y coma estos se ubicarán en una nueva columna. También es muy sencillo concatenar matrices por filas o columnas utilizando la misma sintaxis siempre y cuando estas coincidan en tamaño</w:t>
      </w:r>
      <w:r w:rsidR="00C433EE" w:rsidRPr="00C433EE">
        <w:t xml:space="preserve"> en la dimensión por la que las estemos uniendo</w:t>
      </w:r>
      <w:r w:rsidR="006A7E6A" w:rsidRPr="00C433EE">
        <w:t>.</w:t>
      </w:r>
    </w:p>
    <w:p w14:paraId="0E6E649B" w14:textId="6A161847" w:rsidR="00C433EE" w:rsidRPr="006A7E6A" w:rsidRDefault="00C433EE" w:rsidP="00C433EE">
      <w:r w:rsidRPr="00C433EE">
        <w:t>Para visualizarlas podremos hacerlo no poniendo punto y como al final de una asignación o utilizando</w:t>
      </w:r>
      <w:r>
        <w:t xml:space="preserve"> la sentencia </w:t>
      </w:r>
      <w:r w:rsidRPr="004B00E2">
        <w:rPr>
          <w:i/>
          <w:iCs/>
        </w:rPr>
        <w:t>display</w:t>
      </w:r>
      <w:r>
        <w:t xml:space="preserve"> lo que es más recomendable.</w:t>
      </w:r>
    </w:p>
    <w:p w14:paraId="35662B54" w14:textId="3B99D8FA" w:rsidR="00414C6C" w:rsidRDefault="00C824FE" w:rsidP="00C824FE">
      <w:pPr>
        <w:pStyle w:val="Ttulo2"/>
      </w:pPr>
      <w:r>
        <w:t>Ejercicio 2</w:t>
      </w:r>
      <w:bookmarkStart w:id="0" w:name="OLE_LINK7"/>
      <w:bookmarkStart w:id="1" w:name="OLE_LINK8"/>
      <w:r w:rsidR="00A4515B" w:rsidRPr="00A4515B">
        <w:t xml:space="preserve"> </w:t>
      </w:r>
      <w:r w:rsidR="00A4515B">
        <w:t>Parte 1</w:t>
      </w:r>
      <w:bookmarkEnd w:id="0"/>
      <w:bookmarkEnd w:id="1"/>
    </w:p>
    <w:p w14:paraId="5180F257" w14:textId="4242B50A" w:rsidR="00800C34" w:rsidRDefault="00800C34" w:rsidP="00A16091">
      <w:r>
        <w:t xml:space="preserve">Hemos aprendido como se puede introducir datos </w:t>
      </w:r>
      <w:r w:rsidR="007F2FEF">
        <w:t>desde el teclado</w:t>
      </w:r>
      <w:r>
        <w:t xml:space="preserve"> para luego utilizarlos en el script</w:t>
      </w:r>
      <w:r w:rsidR="007F2FEF">
        <w:t xml:space="preserve"> mediante la sentencia </w:t>
      </w:r>
      <w:r w:rsidR="007F2FEF" w:rsidRPr="007F2FEF">
        <w:rPr>
          <w:i/>
          <w:iCs/>
        </w:rPr>
        <w:t>input</w:t>
      </w:r>
      <w:r>
        <w:t xml:space="preserve">. También se ha podido ver lo sencillo que es crear una matriz cuadrada de forma aleatoria sin tener que ir dígito a dígito, simplemente utilizando la función rand. Para la segunda parte del ejercicio, se ha </w:t>
      </w:r>
      <w:r w:rsidR="00EC6784">
        <w:t>utilizado</w:t>
      </w:r>
      <w:r>
        <w:t xml:space="preserve"> la estructura de los bucles </w:t>
      </w:r>
      <w:proofErr w:type="spellStart"/>
      <w:r>
        <w:t>for</w:t>
      </w:r>
      <w:proofErr w:type="spellEnd"/>
      <w:r>
        <w:t xml:space="preserve"> para poder ir recorriendo la matriz columna a columna, hemos observado que si ponemos entre medias del rango del bucle un número se puede ir iterando sumando el número indicado, en vez de 1 en 1. Existe una sentencia </w:t>
      </w:r>
      <w:r w:rsidR="007F2FEF">
        <w:t xml:space="preserve">llamada </w:t>
      </w:r>
      <w:proofErr w:type="spellStart"/>
      <w:r w:rsidR="007F2FEF" w:rsidRPr="007F2FEF">
        <w:rPr>
          <w:i/>
          <w:iCs/>
        </w:rPr>
        <w:t>diag</w:t>
      </w:r>
      <w:proofErr w:type="spellEnd"/>
      <w:r w:rsidR="007F2FEF">
        <w:rPr>
          <w:rFonts w:ascii="Times New Roman" w:eastAsia="Times New Roman" w:hAnsi="Times New Roman" w:cs="Times New Roman"/>
          <w:szCs w:val="24"/>
          <w:lang w:eastAsia="es-ES_tradnl"/>
        </w:rPr>
        <w:t xml:space="preserve"> </w:t>
      </w:r>
      <w:r>
        <w:t xml:space="preserve">que permite </w:t>
      </w:r>
      <w:r w:rsidR="007F2FEF">
        <w:t xml:space="preserve">obtener directamente los valores que están en la diagonal de la matriz. Se ha observado también que existen muchas funciones predefinidas en Matlab que hace más fácil programar, por </w:t>
      </w:r>
      <w:r w:rsidR="00EC6784">
        <w:t>ejemplo,</w:t>
      </w:r>
      <w:r w:rsidR="007F2FEF">
        <w:t xml:space="preserve"> las funciones de máximo (</w:t>
      </w:r>
      <w:proofErr w:type="spellStart"/>
      <w:r w:rsidR="007F2FEF">
        <w:t>max</w:t>
      </w:r>
      <w:proofErr w:type="spellEnd"/>
      <w:r w:rsidR="007F2FEF">
        <w:t xml:space="preserve">), </w:t>
      </w:r>
      <w:proofErr w:type="spellStart"/>
      <w:r w:rsidR="007F2FEF">
        <w:t>mínino</w:t>
      </w:r>
      <w:proofErr w:type="spellEnd"/>
      <w:r w:rsidR="007F2FEF">
        <w:t xml:space="preserve"> (min), media (mean) y varianza (</w:t>
      </w:r>
      <w:proofErr w:type="spellStart"/>
      <w:r w:rsidR="007F2FEF">
        <w:t>var</w:t>
      </w:r>
      <w:proofErr w:type="spellEnd"/>
      <w:r w:rsidR="007F2FEF">
        <w:t xml:space="preserve">). Y por último realizar la gráfica de las funciones ha sido bastante sencillo, simplemente hemos tenido que utilizar la sentencia </w:t>
      </w:r>
      <w:proofErr w:type="spellStart"/>
      <w:r w:rsidR="007F2FEF" w:rsidRPr="007F2FEF">
        <w:rPr>
          <w:i/>
          <w:iCs/>
        </w:rPr>
        <w:t>plot</w:t>
      </w:r>
      <w:proofErr w:type="spellEnd"/>
      <w:r w:rsidR="007F2FEF">
        <w:rPr>
          <w:i/>
          <w:iCs/>
        </w:rPr>
        <w:t xml:space="preserve"> </w:t>
      </w:r>
      <w:r w:rsidR="007F2FEF">
        <w:t xml:space="preserve">indicando lo que se quiera mostrar en la </w:t>
      </w:r>
      <w:r w:rsidR="007F2FEF" w:rsidRPr="007F2FEF">
        <w:rPr>
          <w:i/>
          <w:iCs/>
        </w:rPr>
        <w:t>x</w:t>
      </w:r>
      <w:r w:rsidR="007F2FEF">
        <w:t xml:space="preserve"> y en la </w:t>
      </w:r>
      <w:r w:rsidR="007F2FEF" w:rsidRPr="007F2FEF">
        <w:rPr>
          <w:i/>
          <w:iCs/>
        </w:rPr>
        <w:t>y</w:t>
      </w:r>
      <w:r w:rsidR="007F2FEF">
        <w:t xml:space="preserve">, si realizamos varias </w:t>
      </w:r>
      <w:proofErr w:type="spellStart"/>
      <w:r w:rsidR="007F2FEF">
        <w:t>plot</w:t>
      </w:r>
      <w:proofErr w:type="spellEnd"/>
      <w:r w:rsidR="007F2FEF">
        <w:t xml:space="preserve"> y tienen el mismo rango se superponen las líneas en la misma ventana. También se puede cambiar el texto que sale en la ventana para “customizar” la gráfica y que podamos entenderla mejor, indicando el </w:t>
      </w:r>
      <w:proofErr w:type="spellStart"/>
      <w:r w:rsidR="007F2FEF">
        <w:t>label</w:t>
      </w:r>
      <w:proofErr w:type="spellEnd"/>
      <w:r w:rsidR="007F2FEF">
        <w:t xml:space="preserve"> de x e y, la leyenda y el título.</w:t>
      </w:r>
    </w:p>
    <w:p w14:paraId="737BF865" w14:textId="77777777" w:rsidR="00344DF1" w:rsidRDefault="00344DF1" w:rsidP="00A16091">
      <w:pPr>
        <w:rPr>
          <w:rFonts w:ascii="Times New Roman" w:eastAsia="Times New Roman" w:hAnsi="Times New Roman" w:cs="Times New Roman"/>
          <w:szCs w:val="24"/>
          <w:lang w:eastAsia="es-ES_tradnl"/>
        </w:rPr>
      </w:pPr>
    </w:p>
    <w:p w14:paraId="76742373" w14:textId="7D75AF9B" w:rsidR="0032120D" w:rsidRPr="00291899" w:rsidRDefault="00344DF1" w:rsidP="00291899">
      <w:pPr>
        <w:jc w:val="center"/>
        <w:rPr>
          <w:rFonts w:ascii="Times New Roman" w:eastAsia="Times New Roman" w:hAnsi="Times New Roman" w:cs="Times New Roman"/>
          <w:color w:val="FF0000"/>
          <w:sz w:val="32"/>
          <w:szCs w:val="32"/>
          <w:lang w:eastAsia="es-ES_tradnl"/>
        </w:rPr>
      </w:pPr>
      <w:r>
        <w:rPr>
          <w:rFonts w:ascii="Times New Roman" w:eastAsia="Times New Roman" w:hAnsi="Times New Roman" w:cs="Times New Roman"/>
          <w:noProof/>
          <w:color w:val="FF0000"/>
          <w:sz w:val="32"/>
          <w:szCs w:val="32"/>
          <w:lang w:eastAsia="es-ES_tradnl"/>
        </w:rPr>
        <w:drawing>
          <wp:inline distT="0" distB="0" distL="0" distR="0" wp14:anchorId="69A7BF2E" wp14:editId="6DCF3E8B">
            <wp:extent cx="4467656" cy="3404103"/>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2 at 11.56.29 AM.png"/>
                    <pic:cNvPicPr/>
                  </pic:nvPicPr>
                  <pic:blipFill>
                    <a:blip r:embed="rId9">
                      <a:extLst>
                        <a:ext uri="{28A0092B-C50C-407E-A947-70E740481C1C}">
                          <a14:useLocalDpi xmlns:a14="http://schemas.microsoft.com/office/drawing/2010/main" val="0"/>
                        </a:ext>
                      </a:extLst>
                    </a:blip>
                    <a:stretch>
                      <a:fillRect/>
                    </a:stretch>
                  </pic:blipFill>
                  <pic:spPr>
                    <a:xfrm>
                      <a:off x="0" y="0"/>
                      <a:ext cx="4478731" cy="3412541"/>
                    </a:xfrm>
                    <a:prstGeom prst="rect">
                      <a:avLst/>
                    </a:prstGeom>
                  </pic:spPr>
                </pic:pic>
              </a:graphicData>
            </a:graphic>
          </wp:inline>
        </w:drawing>
      </w:r>
    </w:p>
    <w:p w14:paraId="03059014" w14:textId="70950DB3" w:rsidR="002672F4" w:rsidRDefault="00137006" w:rsidP="00137006">
      <w:pPr>
        <w:pStyle w:val="Ttulo2"/>
      </w:pPr>
      <w:r>
        <w:lastRenderedPageBreak/>
        <w:t>Ejercicio 3</w:t>
      </w:r>
      <w:r w:rsidR="00A4515B" w:rsidRPr="00A4515B">
        <w:t xml:space="preserve"> </w:t>
      </w:r>
      <w:r w:rsidR="00A4515B">
        <w:t>Parte 1</w:t>
      </w:r>
    </w:p>
    <w:p w14:paraId="0DD6BB24" w14:textId="67A5E2E0" w:rsidR="003734FD" w:rsidRDefault="003734FD" w:rsidP="003734FD">
      <w:r>
        <w:t>En este ejercicio hemos creado una función</w:t>
      </w:r>
      <w:r w:rsidR="008238FE">
        <w:t xml:space="preserve"> para </w:t>
      </w:r>
      <w:r w:rsidR="00AB6357">
        <w:t>rellenar los datos de una matriz. Para crear funciones es recomendable hacerlo un archivo a parte cuyo nombre coincida con la función.</w:t>
      </w:r>
    </w:p>
    <w:p w14:paraId="485B1878" w14:textId="2F8AA6A4" w:rsidR="009C6145" w:rsidRPr="003734FD" w:rsidRDefault="009C6145" w:rsidP="003734FD">
      <w:r>
        <w:t xml:space="preserve">Una vez más hemos comprobado la gran variedad de funciones que proporciona Matlab para trabajar con matrices estando ya implementados </w:t>
      </w:r>
      <w:r w:rsidR="00B40879">
        <w:t>la inversa, el rango y el determinante.</w:t>
      </w:r>
    </w:p>
    <w:p w14:paraId="55EAC9B2" w14:textId="3BD9A25A" w:rsidR="00DF0384" w:rsidRDefault="002A5904" w:rsidP="009819E6">
      <w:r>
        <w:rPr>
          <w:noProof/>
        </w:rPr>
        <w:drawing>
          <wp:anchor distT="0" distB="0" distL="114300" distR="114300" simplePos="0" relativeHeight="251658241" behindDoc="0" locked="0" layoutInCell="1" allowOverlap="1" wp14:anchorId="5CE87838" wp14:editId="1D1F7234">
            <wp:simplePos x="0" y="0"/>
            <wp:positionH relativeFrom="column">
              <wp:posOffset>-3175</wp:posOffset>
            </wp:positionH>
            <wp:positionV relativeFrom="paragraph">
              <wp:posOffset>89899</wp:posOffset>
            </wp:positionV>
            <wp:extent cx="2697480" cy="2055495"/>
            <wp:effectExtent l="0" t="0" r="0" b="571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2 at 11.39.5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480" cy="2055495"/>
                    </a:xfrm>
                    <a:prstGeom prst="rect">
                      <a:avLst/>
                    </a:prstGeom>
                  </pic:spPr>
                </pic:pic>
              </a:graphicData>
            </a:graphic>
            <wp14:sizeRelH relativeFrom="page">
              <wp14:pctWidth>0</wp14:pctWidth>
            </wp14:sizeRelH>
            <wp14:sizeRelV relativeFrom="page">
              <wp14:pctHeight>0</wp14:pctHeight>
            </wp14:sizeRelV>
          </wp:anchor>
        </w:drawing>
      </w:r>
      <w:r w:rsidR="00F718E8">
        <w:t xml:space="preserve">Hemos realizado una comparación del tiempo de cómputo de la multiplicación de matrices </w:t>
      </w:r>
      <w:r w:rsidR="00E81E67">
        <w:t xml:space="preserve">elemento a elemento </w:t>
      </w:r>
      <w:proofErr w:type="spellStart"/>
      <w:r w:rsidR="00E81E67" w:rsidRPr="00E81E67">
        <w:rPr>
          <w:i/>
          <w:iCs/>
        </w:rPr>
        <w:t>user</w:t>
      </w:r>
      <w:proofErr w:type="spellEnd"/>
      <w:r w:rsidR="00E81E67">
        <w:t xml:space="preserve"> y</w:t>
      </w:r>
      <w:r w:rsidR="00AD626B">
        <w:t xml:space="preserve"> utilizando la mu</w:t>
      </w:r>
      <w:r w:rsidR="00E81041">
        <w:t xml:space="preserve">ltiplicación </w:t>
      </w:r>
      <w:r w:rsidR="00E96839">
        <w:t>proporcionada</w:t>
      </w:r>
      <w:r w:rsidR="00E81041">
        <w:t xml:space="preserve"> por Matl</w:t>
      </w:r>
      <w:r w:rsidR="005873D1">
        <w:t xml:space="preserve">ab </w:t>
      </w:r>
      <w:proofErr w:type="spellStart"/>
      <w:r w:rsidR="005873D1" w:rsidRPr="005873D1">
        <w:rPr>
          <w:i/>
          <w:iCs/>
        </w:rPr>
        <w:t>function</w:t>
      </w:r>
      <w:proofErr w:type="spellEnd"/>
      <w:r w:rsidR="005873D1">
        <w:t xml:space="preserve"> pudiendo observar que </w:t>
      </w:r>
      <w:r w:rsidR="003931F2">
        <w:t>la creada por nosotros</w:t>
      </w:r>
      <w:r w:rsidR="00E71E74">
        <w:t xml:space="preserve"> tarda cada vez más según crece el tamaño de las matrices a multiplicar mientras que la implementada en Matlab no cre</w:t>
      </w:r>
      <w:r w:rsidR="00E96839">
        <w:t>c</w:t>
      </w:r>
      <w:r w:rsidR="00E71E74">
        <w:t>e de forma tan rápida de modo que se puede decir que está mucho más optimizada.</w:t>
      </w:r>
      <w:r w:rsidR="00E96839">
        <w:t xml:space="preserve"> Esto nos da a entender que es preferible utilizar las funciones proporcionadas en vez de implementarlas nosotros.</w:t>
      </w:r>
    </w:p>
    <w:p w14:paraId="1961A26F" w14:textId="213B71C8" w:rsidR="00DF0384" w:rsidRDefault="00DF0384" w:rsidP="00DF0384">
      <w:pPr>
        <w:pStyle w:val="Ttulo2"/>
      </w:pPr>
      <w:r>
        <w:t>Ejercicio 4</w:t>
      </w:r>
      <w:r w:rsidR="00A4515B" w:rsidRPr="00A4515B">
        <w:t xml:space="preserve"> </w:t>
      </w:r>
      <w:r w:rsidR="00A4515B">
        <w:t>Parte 1</w:t>
      </w:r>
    </w:p>
    <w:p w14:paraId="7FBDB751" w14:textId="1E036B2F" w:rsidR="00993C5B" w:rsidRDefault="00F9315D" w:rsidP="00993C5B">
      <w:r>
        <w:t>Para</w:t>
      </w:r>
      <w:r w:rsidR="00F41951">
        <w:t xml:space="preserve"> obtener los ti</w:t>
      </w:r>
      <w:r w:rsidR="008135DA">
        <w:t xml:space="preserve">empos de cómputo utilizamos las </w:t>
      </w:r>
      <w:r w:rsidR="00B95024">
        <w:t xml:space="preserve">funciones </w:t>
      </w:r>
      <w:r w:rsidR="00B95024" w:rsidRPr="000A1F5E">
        <w:rPr>
          <w:i/>
          <w:iCs/>
        </w:rPr>
        <w:t>tic</w:t>
      </w:r>
      <w:r w:rsidR="000A1F5E">
        <w:t xml:space="preserve"> para iniciar un contador y</w:t>
      </w:r>
      <w:r w:rsidR="000A1F5E">
        <w:rPr>
          <w:i/>
          <w:iCs/>
        </w:rPr>
        <w:t xml:space="preserve"> </w:t>
      </w:r>
      <w:proofErr w:type="spellStart"/>
      <w:r w:rsidR="000A1F5E">
        <w:rPr>
          <w:i/>
          <w:iCs/>
        </w:rPr>
        <w:t>toc</w:t>
      </w:r>
      <w:proofErr w:type="spellEnd"/>
      <w:r w:rsidR="000A1F5E">
        <w:t xml:space="preserve"> para obtener el valor de este</w:t>
      </w:r>
      <w:r w:rsidR="00E15DA1">
        <w:t xml:space="preserve">. </w:t>
      </w:r>
      <w:r w:rsidR="00523B19">
        <w:t xml:space="preserve">Solo con 25 </w:t>
      </w:r>
      <w:r w:rsidR="00B44CF6">
        <w:t>valores no se obtenía un resultado claro de que al aumentar el tamaño de la matriz aumentara el tiempo de cómput</w:t>
      </w:r>
      <w:r w:rsidR="00731C22">
        <w:t>o</w:t>
      </w:r>
      <w:r w:rsidR="00B44CF6">
        <w:t xml:space="preserve"> de modo que </w:t>
      </w:r>
      <w:r w:rsidR="00731C22">
        <w:t>probamos con una mayor cantidad de valores obtenido la siguiente gráfica</w:t>
      </w:r>
      <w:r w:rsidR="00B56830">
        <w:t xml:space="preserve"> para matrices desde 1x1 a 500x500</w:t>
      </w:r>
      <w:r w:rsidR="00731C22">
        <w:t>.</w:t>
      </w:r>
    </w:p>
    <w:p w14:paraId="2B4ABD97" w14:textId="750B5590" w:rsidR="00E96839" w:rsidRDefault="00B56830" w:rsidP="00993C5B">
      <w:r>
        <w:rPr>
          <w:noProof/>
        </w:rPr>
        <w:drawing>
          <wp:anchor distT="0" distB="0" distL="114300" distR="114300" simplePos="0" relativeHeight="251658240" behindDoc="0" locked="0" layoutInCell="1" allowOverlap="1" wp14:anchorId="5BD48C1F" wp14:editId="0F21F859">
            <wp:simplePos x="0" y="0"/>
            <wp:positionH relativeFrom="column">
              <wp:posOffset>0</wp:posOffset>
            </wp:positionH>
            <wp:positionV relativeFrom="paragraph">
              <wp:posOffset>1905</wp:posOffset>
            </wp:positionV>
            <wp:extent cx="2792285" cy="2127565"/>
            <wp:effectExtent l="0" t="0" r="1905" b="6350"/>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2 at 11.44.3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285" cy="2127565"/>
                    </a:xfrm>
                    <a:prstGeom prst="rect">
                      <a:avLst/>
                    </a:prstGeom>
                  </pic:spPr>
                </pic:pic>
              </a:graphicData>
            </a:graphic>
            <wp14:sizeRelH relativeFrom="page">
              <wp14:pctWidth>0</wp14:pctWidth>
            </wp14:sizeRelH>
            <wp14:sizeRelV relativeFrom="page">
              <wp14:pctHeight>0</wp14:pctHeight>
            </wp14:sizeRelV>
          </wp:anchor>
        </w:drawing>
      </w:r>
      <w:r>
        <w:t xml:space="preserve">Se puede ver como </w:t>
      </w:r>
      <w:r w:rsidR="005D7DBF">
        <w:t xml:space="preserve">el </w:t>
      </w:r>
      <w:r w:rsidR="00784E53">
        <w:t>rango</w:t>
      </w:r>
      <w:r w:rsidR="005D7DBF">
        <w:t xml:space="preserve"> es más costoso </w:t>
      </w:r>
      <w:r w:rsidR="00784E53">
        <w:t>en tiempo que el determinante y que el tiempo de cómputo de ambos crece al aumentar el tamaño de las matrices</w:t>
      </w:r>
      <w:r w:rsidR="00F749BF">
        <w:t xml:space="preserve">. Se aprecia también al ejecutar el código múltiples veces </w:t>
      </w:r>
      <w:r w:rsidR="00B036E9">
        <w:t>que para ciertos tamaños hay picos en los que aumenta el tiempo de cómputo</w:t>
      </w:r>
      <w:r w:rsidR="00CB6B92">
        <w:t xml:space="preserve"> en vez de crearse una curva suave, es decir sin picos.</w:t>
      </w:r>
    </w:p>
    <w:p w14:paraId="24B42614" w14:textId="78D1D40F" w:rsidR="00820E96" w:rsidRDefault="00820E96" w:rsidP="00993C5B"/>
    <w:p w14:paraId="24C13438" w14:textId="22FD0A0F" w:rsidR="00820E96" w:rsidRDefault="00820E96" w:rsidP="00993C5B"/>
    <w:p w14:paraId="6077A063" w14:textId="2DF75E63" w:rsidR="00820E96" w:rsidRDefault="00820E96" w:rsidP="00993C5B">
      <w:r>
        <w:t>Aunque no se pudiera obtener un resultado claro, hemos realizado la gráfica también hasta 25 valores:</w:t>
      </w:r>
    </w:p>
    <w:p w14:paraId="05ECC7DF" w14:textId="13003114" w:rsidR="00820E96" w:rsidRDefault="00820E96" w:rsidP="00820E96">
      <w:pPr>
        <w:jc w:val="center"/>
      </w:pPr>
      <w:r>
        <w:rPr>
          <w:noProof/>
        </w:rPr>
        <w:lastRenderedPageBreak/>
        <w:drawing>
          <wp:inline distT="0" distB="0" distL="0" distR="0" wp14:anchorId="096787FD" wp14:editId="38315FAD">
            <wp:extent cx="2875689" cy="2216834"/>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336" cy="2270524"/>
                    </a:xfrm>
                    <a:prstGeom prst="rect">
                      <a:avLst/>
                    </a:prstGeom>
                  </pic:spPr>
                </pic:pic>
              </a:graphicData>
            </a:graphic>
          </wp:inline>
        </w:drawing>
      </w:r>
    </w:p>
    <w:p w14:paraId="7366610D" w14:textId="77777777" w:rsidR="00820E96" w:rsidRPr="000A1F5E" w:rsidRDefault="00820E96" w:rsidP="00993C5B"/>
    <w:p w14:paraId="51BB0CD7" w14:textId="0088D2E9" w:rsidR="009819E6" w:rsidRDefault="00993C5B" w:rsidP="00EA6D14">
      <w:pPr>
        <w:pStyle w:val="Ttulo2"/>
      </w:pPr>
      <w:bookmarkStart w:id="2" w:name="OLE_LINK1"/>
      <w:bookmarkStart w:id="3" w:name="OLE_LINK2"/>
      <w:r>
        <w:t>Ejercicio 5</w:t>
      </w:r>
      <w:bookmarkEnd w:id="2"/>
      <w:bookmarkEnd w:id="3"/>
      <w:r w:rsidR="00A4515B" w:rsidRPr="00A4515B">
        <w:t xml:space="preserve"> </w:t>
      </w:r>
      <w:r w:rsidR="00A4515B">
        <w:t>Parte 1</w:t>
      </w:r>
    </w:p>
    <w:p w14:paraId="6EBFD6A6" w14:textId="2FFC2B7E" w:rsidR="00096751" w:rsidRDefault="00AF55BE" w:rsidP="00EA6D14">
      <w:r>
        <w:t xml:space="preserve">Para realizar este ejercicio se ha dado valores en el rango indicado a la </w:t>
      </w:r>
      <w:r w:rsidRPr="00AF55BE">
        <w:rPr>
          <w:i/>
          <w:iCs/>
        </w:rPr>
        <w:t>X</w:t>
      </w:r>
      <w:r>
        <w:t xml:space="preserve"> e </w:t>
      </w:r>
      <w:r w:rsidRPr="00AF55BE">
        <w:rPr>
          <w:i/>
          <w:iCs/>
        </w:rPr>
        <w:t>Y</w:t>
      </w:r>
      <w:r w:rsidR="009B5891">
        <w:t>, desde -5 hasta 5</w:t>
      </w:r>
      <w:r w:rsidR="00277D31">
        <w:t xml:space="preserve"> cada 0.5</w:t>
      </w:r>
      <w:bookmarkStart w:id="4" w:name="_GoBack"/>
      <w:bookmarkEnd w:id="4"/>
      <w:r>
        <w:t xml:space="preserve">. Mediante la sentencia </w:t>
      </w:r>
      <w:proofErr w:type="spellStart"/>
      <w:r w:rsidRPr="00AF55BE">
        <w:rPr>
          <w:i/>
          <w:iCs/>
        </w:rPr>
        <w:t>meshgrid</w:t>
      </w:r>
      <w:proofErr w:type="spellEnd"/>
      <w:r>
        <w:rPr>
          <w:i/>
          <w:iCs/>
        </w:rPr>
        <w:t xml:space="preserve"> </w:t>
      </w:r>
      <w:r>
        <w:t>se ha creado una matriz para poder intersectarla con la función, X es una matriz donde en cada fila tiene una copia de X e Y es una matriz donde tiene en cada columna una copia de Y.</w:t>
      </w:r>
      <w:r w:rsidR="00096751">
        <w:t xml:space="preserve"> </w:t>
      </w:r>
    </w:p>
    <w:p w14:paraId="6FF710B9" w14:textId="2E622C5F" w:rsidR="00AF55BE" w:rsidRDefault="00AF55BE" w:rsidP="00EA6D14">
      <w:r>
        <w:t>Para representar la función simplemente la hemos ido copiando a Matlab.</w:t>
      </w:r>
    </w:p>
    <w:p w14:paraId="2E22ADC8" w14:textId="6BEA33CC" w:rsidR="00AF55BE" w:rsidRPr="00AF55BE" w:rsidRDefault="00AF55BE" w:rsidP="00EA6D14">
      <w:r>
        <w:t xml:space="preserve">A la hora de realizar las gráficas nos hemos encontrado que existen muchas funciones que permite realizar distintas formas de representar las gráficas, en este caso las funciones que hemos utilizado (surf, </w:t>
      </w:r>
      <w:proofErr w:type="spellStart"/>
      <w:r>
        <w:t>mesh</w:t>
      </w:r>
      <w:proofErr w:type="spellEnd"/>
      <w:r>
        <w:t xml:space="preserve">, </w:t>
      </w:r>
      <w:proofErr w:type="spellStart"/>
      <w:r>
        <w:t>contourf</w:t>
      </w:r>
      <w:proofErr w:type="spellEnd"/>
      <w:r>
        <w:t>), perm</w:t>
      </w:r>
      <w:r w:rsidR="00B559A0">
        <w:t>i</w:t>
      </w:r>
      <w:r>
        <w:t>tía respectivamente representar la super</w:t>
      </w:r>
      <w:r w:rsidR="00E13D70">
        <w:t xml:space="preserve">ficie, la superficie en forma de malla y el contorno. También existe una sentencia llamada </w:t>
      </w:r>
      <w:proofErr w:type="spellStart"/>
      <w:r w:rsidR="00E13D70" w:rsidRPr="00E13D70">
        <w:rPr>
          <w:i/>
          <w:iCs/>
        </w:rPr>
        <w:t>subplot</w:t>
      </w:r>
      <w:proofErr w:type="spellEnd"/>
      <w:r w:rsidR="00E13D70">
        <w:t xml:space="preserve"> que es capaz de dividir la ventana es varias cuadrículas y permitir poner una gráfica en cada cuadrícula</w:t>
      </w:r>
      <w:r w:rsidR="00096751">
        <w:t xml:space="preserve"> o dividir la ventana en las </w:t>
      </w:r>
      <w:proofErr w:type="spellStart"/>
      <w:r w:rsidR="00096751">
        <w:t>subventanas</w:t>
      </w:r>
      <w:proofErr w:type="spellEnd"/>
      <w:r w:rsidR="00096751">
        <w:t xml:space="preserve"> y el tamaño que se necesite.</w:t>
      </w:r>
      <w:r w:rsidR="001E0516">
        <w:t xml:space="preserve"> A la hora de dibujar el área sobre la formula ha sido tan sencillo como poner la gráfica que queremos visualizar y en los parámetros de ésta poner la matriz X e Y </w:t>
      </w:r>
      <w:proofErr w:type="spellStart"/>
      <w:r w:rsidR="001E0516">
        <w:t>y</w:t>
      </w:r>
      <w:proofErr w:type="spellEnd"/>
      <w:r w:rsidR="001E0516">
        <w:t xml:space="preserve"> la función Z.</w:t>
      </w:r>
      <w:r w:rsidR="00EE5F4F">
        <w:t xml:space="preserve"> Por </w:t>
      </w:r>
      <w:r w:rsidR="00EC6784">
        <w:t>último,</w:t>
      </w:r>
      <w:r w:rsidR="00EE5F4F">
        <w:t xml:space="preserve"> se pone el título y las etiquetas para X Y Z.</w:t>
      </w:r>
    </w:p>
    <w:p w14:paraId="42ADBC54" w14:textId="73B10A77" w:rsidR="008E1DE6" w:rsidRPr="008E1DE6" w:rsidRDefault="00855D78" w:rsidP="00EA6D14">
      <w:r>
        <w:t xml:space="preserve">Importante, a la hora de realizar </w:t>
      </w:r>
      <w:r w:rsidR="008E1DE6">
        <w:t xml:space="preserve">todas las gráficas se ha utilizado la sentencia </w:t>
      </w:r>
      <w:proofErr w:type="spellStart"/>
      <w:r w:rsidR="008E1DE6" w:rsidRPr="008E1DE6">
        <w:rPr>
          <w:i/>
          <w:iCs/>
        </w:rPr>
        <w:t>hold</w:t>
      </w:r>
      <w:proofErr w:type="spellEnd"/>
      <w:r w:rsidR="008E1DE6" w:rsidRPr="008E1DE6">
        <w:rPr>
          <w:i/>
          <w:iCs/>
        </w:rPr>
        <w:t xml:space="preserve"> </w:t>
      </w:r>
      <w:proofErr w:type="spellStart"/>
      <w:r w:rsidR="008E1DE6" w:rsidRPr="008E1DE6">
        <w:rPr>
          <w:i/>
          <w:iCs/>
        </w:rPr>
        <w:t>on</w:t>
      </w:r>
      <w:proofErr w:type="spellEnd"/>
      <w:r w:rsidR="008E1DE6">
        <w:rPr>
          <w:i/>
          <w:iCs/>
        </w:rPr>
        <w:t xml:space="preserve"> </w:t>
      </w:r>
      <w:r w:rsidR="008E1DE6">
        <w:t xml:space="preserve">para indicar que se iba a comenzar a realizar las gráficas y </w:t>
      </w:r>
      <w:proofErr w:type="spellStart"/>
      <w:r w:rsidR="008E1DE6" w:rsidRPr="008E1DE6">
        <w:rPr>
          <w:i/>
          <w:iCs/>
        </w:rPr>
        <w:t>hold</w:t>
      </w:r>
      <w:proofErr w:type="spellEnd"/>
      <w:r w:rsidR="008E1DE6" w:rsidRPr="008E1DE6">
        <w:rPr>
          <w:i/>
          <w:iCs/>
        </w:rPr>
        <w:t xml:space="preserve"> off</w:t>
      </w:r>
      <w:r w:rsidR="008E1DE6">
        <w:rPr>
          <w:i/>
          <w:iCs/>
        </w:rPr>
        <w:t xml:space="preserve"> </w:t>
      </w:r>
      <w:r w:rsidR="008E1DE6">
        <w:t>para indicar que se ha terminado de realizar las gráficas.</w:t>
      </w:r>
    </w:p>
    <w:p w14:paraId="35FF8803" w14:textId="42CE5D00" w:rsidR="004457A0" w:rsidRPr="004457A0" w:rsidRDefault="00F67133" w:rsidP="004457A0">
      <w:pPr>
        <w:jc w:val="center"/>
        <w:rPr>
          <w:color w:val="FF0000"/>
        </w:rPr>
      </w:pPr>
      <w:r>
        <w:rPr>
          <w:noProof/>
          <w:color w:val="FF0000"/>
        </w:rPr>
        <w:drawing>
          <wp:inline distT="0" distB="0" distL="0" distR="0" wp14:anchorId="01D29222" wp14:editId="073632D3">
            <wp:extent cx="3349783" cy="252041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9 at 12.38.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787" cy="2524183"/>
                    </a:xfrm>
                    <a:prstGeom prst="rect">
                      <a:avLst/>
                    </a:prstGeom>
                  </pic:spPr>
                </pic:pic>
              </a:graphicData>
            </a:graphic>
          </wp:inline>
        </w:drawing>
      </w:r>
    </w:p>
    <w:p w14:paraId="76A81945" w14:textId="1C0FF28A" w:rsidR="00993C5B" w:rsidRDefault="00993C5B" w:rsidP="00993C5B">
      <w:pPr>
        <w:pStyle w:val="Ttulo2"/>
      </w:pPr>
      <w:r>
        <w:lastRenderedPageBreak/>
        <w:t>Ejercicio 6</w:t>
      </w:r>
      <w:r w:rsidR="00A4515B" w:rsidRPr="00A4515B">
        <w:t xml:space="preserve"> </w:t>
      </w:r>
      <w:r w:rsidR="00A4515B">
        <w:t>Parte 1</w:t>
      </w:r>
    </w:p>
    <w:p w14:paraId="4CA80A6F" w14:textId="75A45548" w:rsidR="00993C5B" w:rsidRDefault="00DC0297" w:rsidP="00DD5333">
      <w:r>
        <w:t xml:space="preserve">Hemos podido ver la potencia de Matlab para resolver sistemas de ecuaciones con la función </w:t>
      </w:r>
      <w:proofErr w:type="spellStart"/>
      <w:r w:rsidRPr="00DC0297">
        <w:rPr>
          <w:i/>
          <w:iCs/>
        </w:rPr>
        <w:t>linsolve</w:t>
      </w:r>
      <w:proofErr w:type="spellEnd"/>
      <w:r>
        <w:t>.</w:t>
      </w:r>
      <w:r w:rsidR="00FD3C68">
        <w:t xml:space="preserve"> Para calcular el número de condición de las matrices hemos utilizado la función</w:t>
      </w:r>
      <w:r w:rsidR="00DD5333">
        <w:t xml:space="preserve"> </w:t>
      </w:r>
      <w:proofErr w:type="spellStart"/>
      <w:r w:rsidR="00DD5333" w:rsidRPr="00DD5333">
        <w:rPr>
          <w:i/>
          <w:iCs/>
        </w:rPr>
        <w:t>cond</w:t>
      </w:r>
      <w:proofErr w:type="spellEnd"/>
      <w:r w:rsidR="00DD5333">
        <w:t>.</w:t>
      </w:r>
      <w:r w:rsidR="007C4630">
        <w:t xml:space="preserve"> Con respecto a la generación de ruido </w:t>
      </w:r>
      <w:r w:rsidR="002D36D7">
        <w:t xml:space="preserve">de media 0 y desviación 1 hemos utilizado la función </w:t>
      </w:r>
      <w:proofErr w:type="spellStart"/>
      <w:r w:rsidR="002D36D7" w:rsidRPr="002D36D7">
        <w:rPr>
          <w:i/>
          <w:iCs/>
        </w:rPr>
        <w:t>randn</w:t>
      </w:r>
      <w:proofErr w:type="spellEnd"/>
      <w:r w:rsidR="002D36D7">
        <w:t xml:space="preserve"> que genera números aleatorios de forma similar a </w:t>
      </w:r>
      <w:r w:rsidR="004F16D6" w:rsidRPr="002D36D7">
        <w:rPr>
          <w:i/>
          <w:iCs/>
        </w:rPr>
        <w:t>rand,</w:t>
      </w:r>
      <w:r w:rsidR="002D36D7">
        <w:t xml:space="preserve"> pero con esas características.</w:t>
      </w:r>
    </w:p>
    <w:p w14:paraId="2E35A6E4" w14:textId="3D18EC3D" w:rsidR="002D36D7" w:rsidRDefault="002D36D7" w:rsidP="00DD5333">
      <w:r>
        <w:t xml:space="preserve">Se puede ver una comparación entre los números aleatorios generados por </w:t>
      </w:r>
      <w:proofErr w:type="spellStart"/>
      <w:r w:rsidRPr="002D36D7">
        <w:rPr>
          <w:i/>
          <w:iCs/>
        </w:rPr>
        <w:t>randn</w:t>
      </w:r>
      <w:proofErr w:type="spellEnd"/>
      <w:r>
        <w:t xml:space="preserve"> a la izquierda y por </w:t>
      </w:r>
      <w:r w:rsidRPr="002D36D7">
        <w:rPr>
          <w:i/>
          <w:iCs/>
        </w:rPr>
        <w:t>rand</w:t>
      </w:r>
      <w:r>
        <w:t xml:space="preserve"> a la derecha.</w:t>
      </w:r>
    </w:p>
    <w:p w14:paraId="7E434B2E" w14:textId="0A62C528" w:rsidR="00993C5B" w:rsidRDefault="00993C5B" w:rsidP="009819E6">
      <w:r>
        <w:rPr>
          <w:noProof/>
        </w:rPr>
        <w:drawing>
          <wp:inline distT="0" distB="0" distL="0" distR="0" wp14:anchorId="5717A02D" wp14:editId="4068B651">
            <wp:extent cx="2694214" cy="21600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2 at 11.16.1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4214" cy="2160000"/>
                    </a:xfrm>
                    <a:prstGeom prst="rect">
                      <a:avLst/>
                    </a:prstGeom>
                  </pic:spPr>
                </pic:pic>
              </a:graphicData>
            </a:graphic>
          </wp:inline>
        </w:drawing>
      </w:r>
      <w:r w:rsidRPr="00A228C1">
        <w:rPr>
          <w:noProof/>
        </w:rPr>
        <w:drawing>
          <wp:inline distT="0" distB="0" distL="0" distR="0" wp14:anchorId="0A323347" wp14:editId="42E5D08F">
            <wp:extent cx="2694214" cy="2160000"/>
            <wp:effectExtent l="0" t="0" r="0" b="0"/>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4214" cy="2160000"/>
                    </a:xfrm>
                    <a:prstGeom prst="rect">
                      <a:avLst/>
                    </a:prstGeom>
                  </pic:spPr>
                </pic:pic>
              </a:graphicData>
            </a:graphic>
          </wp:inline>
        </w:drawing>
      </w:r>
    </w:p>
    <w:p w14:paraId="768E9472" w14:textId="7826A177" w:rsidR="00857D6A" w:rsidRDefault="005D2DAC" w:rsidP="00857D6A">
      <w:bookmarkStart w:id="5" w:name="OLE_LINK3"/>
      <w:bookmarkStart w:id="6" w:name="OLE_LINK4"/>
      <w:r>
        <w:t>Tras calcular el número de condición para ambas matrices vemos que en una es mucho mayor que en la otra. Cuando resolvemos los sistemas de ecuaciones con y sin ruido comprobamos que en la que era el número de condición mayor se obtienen unos resultados muchos más distintos que en la otra. Es decir, cuando el número de condición es menor al introducir ruido la diferencia entre la solución con él y sin él es mayor.</w:t>
      </w:r>
    </w:p>
    <w:p w14:paraId="7D0D4086" w14:textId="730F13FF" w:rsidR="005D2DAC" w:rsidRDefault="005D2DAC" w:rsidP="00857D6A">
      <w:r>
        <w:t>Hemos representado esta diferencia entre las soluciones con y sin ruido para ambas matrices en una gráfica.</w:t>
      </w:r>
    </w:p>
    <w:p w14:paraId="247F191F" w14:textId="2DAA1615" w:rsidR="005D2DAC" w:rsidRDefault="001E522A" w:rsidP="001E522A">
      <w:pPr>
        <w:jc w:val="center"/>
      </w:pPr>
      <w:r w:rsidRPr="001E522A">
        <w:rPr>
          <w:noProof/>
        </w:rPr>
        <w:drawing>
          <wp:inline distT="0" distB="0" distL="0" distR="0" wp14:anchorId="63EF1C61" wp14:editId="6822EE06">
            <wp:extent cx="2936748" cy="2471596"/>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416" cy="2478891"/>
                    </a:xfrm>
                    <a:prstGeom prst="rect">
                      <a:avLst/>
                    </a:prstGeom>
                  </pic:spPr>
                </pic:pic>
              </a:graphicData>
            </a:graphic>
          </wp:inline>
        </w:drawing>
      </w:r>
    </w:p>
    <w:p w14:paraId="711DEEA1" w14:textId="31B7EAC1" w:rsidR="001E522A" w:rsidRDefault="001E522A" w:rsidP="00857D6A">
      <w:r>
        <w:t>La matriz</w:t>
      </w:r>
      <w:r w:rsidR="00141406">
        <w:t>1 era la que tenía menor número de condición y por eso la diferencia entre los resultados con y sin ruido es más b</w:t>
      </w:r>
      <w:r w:rsidR="00820E96">
        <w:t>a</w:t>
      </w:r>
      <w:r w:rsidR="00141406">
        <w:t>ja.</w:t>
      </w:r>
    </w:p>
    <w:p w14:paraId="77B5B1B2" w14:textId="1C5BB892" w:rsidR="00820E96" w:rsidRDefault="00820E96" w:rsidP="00857D6A"/>
    <w:p w14:paraId="05C4852C" w14:textId="45A98CE3" w:rsidR="00820E96" w:rsidRDefault="00820E96" w:rsidP="00857D6A"/>
    <w:p w14:paraId="148ECADE" w14:textId="77777777" w:rsidR="00820E96" w:rsidRDefault="00820E96" w:rsidP="00857D6A"/>
    <w:bookmarkEnd w:id="5"/>
    <w:bookmarkEnd w:id="6"/>
    <w:p w14:paraId="1637D38C" w14:textId="2AD84CF6" w:rsidR="00D51CA5" w:rsidRPr="00D51CA5" w:rsidRDefault="006F34EB" w:rsidP="006F34EB">
      <w:pPr>
        <w:pStyle w:val="Ttulo2"/>
      </w:pPr>
      <w:r>
        <w:lastRenderedPageBreak/>
        <w:t>Ejercicio 7</w:t>
      </w:r>
      <w:r w:rsidR="00A4515B" w:rsidRPr="00A4515B">
        <w:t xml:space="preserve"> </w:t>
      </w:r>
      <w:r w:rsidR="00A4515B">
        <w:t>Parte 1</w:t>
      </w:r>
    </w:p>
    <w:p w14:paraId="407C909C" w14:textId="2A703899" w:rsidR="00FD46CB" w:rsidRPr="00FD46CB" w:rsidRDefault="003415E4" w:rsidP="00FD46CB">
      <w:pPr>
        <w:rPr>
          <w:i/>
          <w:iCs/>
          <w:szCs w:val="24"/>
        </w:rPr>
      </w:pPr>
      <w:r w:rsidRPr="003415E4">
        <w:rPr>
          <w:szCs w:val="24"/>
        </w:rPr>
        <w:t>Para</w:t>
      </w:r>
      <w:r>
        <w:rPr>
          <w:szCs w:val="24"/>
        </w:rPr>
        <w:t xml:space="preserve"> este ejercicio hemos tenido que crear una función en un script aparte que permitía identificar el número de polinomios pasados por parámetro (1 o 2).</w:t>
      </w:r>
      <w:r w:rsidR="00554858">
        <w:rPr>
          <w:szCs w:val="24"/>
        </w:rPr>
        <w:t xml:space="preserve"> Mediante la sentencia </w:t>
      </w:r>
      <w:proofErr w:type="spellStart"/>
      <w:r w:rsidR="00554858" w:rsidRPr="00554858">
        <w:rPr>
          <w:i/>
          <w:iCs/>
          <w:szCs w:val="24"/>
        </w:rPr>
        <w:t>nargin</w:t>
      </w:r>
      <w:proofErr w:type="spellEnd"/>
      <w:r w:rsidR="00554858">
        <w:rPr>
          <w:szCs w:val="24"/>
        </w:rPr>
        <w:t xml:space="preserve"> se puede obtener el número de parámetros </w:t>
      </w:r>
      <w:r w:rsidR="00C04FA2">
        <w:rPr>
          <w:szCs w:val="24"/>
        </w:rPr>
        <w:t>introducidos, que en este caso son vectores</w:t>
      </w:r>
      <w:r w:rsidR="00554858">
        <w:rPr>
          <w:szCs w:val="24"/>
        </w:rPr>
        <w:t xml:space="preserve"> y dependiendo de si </w:t>
      </w:r>
      <w:r w:rsidR="00C04FA2">
        <w:rPr>
          <w:szCs w:val="24"/>
        </w:rPr>
        <w:t>son</w:t>
      </w:r>
      <w:r w:rsidR="00554858">
        <w:rPr>
          <w:szCs w:val="24"/>
        </w:rPr>
        <w:t xml:space="preserve"> 1 o 2 se hacen las raíces de </w:t>
      </w:r>
      <w:r w:rsidR="00C04FA2">
        <w:rPr>
          <w:szCs w:val="24"/>
        </w:rPr>
        <w:t xml:space="preserve">correspondientes de </w:t>
      </w:r>
      <w:r w:rsidR="00554858">
        <w:rPr>
          <w:szCs w:val="24"/>
        </w:rPr>
        <w:t>ese, o de l</w:t>
      </w:r>
      <w:r w:rsidR="00C04FA2">
        <w:rPr>
          <w:szCs w:val="24"/>
        </w:rPr>
        <w:t>o</w:t>
      </w:r>
      <w:r w:rsidR="00554858">
        <w:rPr>
          <w:szCs w:val="24"/>
        </w:rPr>
        <w:t xml:space="preserve">s del producto de ambos. Para hacer las raíces se utiliza la sentencia </w:t>
      </w:r>
      <w:proofErr w:type="spellStart"/>
      <w:r w:rsidR="00554858" w:rsidRPr="00554858">
        <w:rPr>
          <w:i/>
          <w:iCs/>
          <w:szCs w:val="24"/>
        </w:rPr>
        <w:t>root</w:t>
      </w:r>
      <w:r w:rsidR="00554858">
        <w:rPr>
          <w:i/>
          <w:iCs/>
          <w:szCs w:val="24"/>
        </w:rPr>
        <w:t>s</w:t>
      </w:r>
      <w:proofErr w:type="spellEnd"/>
      <w:r w:rsidR="005D7490">
        <w:rPr>
          <w:szCs w:val="24"/>
        </w:rPr>
        <w:t xml:space="preserve">. Por </w:t>
      </w:r>
      <w:r w:rsidR="00EA6B5F">
        <w:rPr>
          <w:szCs w:val="24"/>
        </w:rPr>
        <w:t>último,</w:t>
      </w:r>
      <w:r w:rsidR="005D7490">
        <w:rPr>
          <w:szCs w:val="24"/>
        </w:rPr>
        <w:t xml:space="preserve"> se calculan el número de raíces que son reales e imaginarias mediante </w:t>
      </w:r>
      <w:proofErr w:type="spellStart"/>
      <w:r w:rsidR="005D7490" w:rsidRPr="005D7490">
        <w:rPr>
          <w:i/>
          <w:iCs/>
          <w:szCs w:val="24"/>
        </w:rPr>
        <w:t>isreal</w:t>
      </w:r>
      <w:proofErr w:type="spellEnd"/>
      <w:r w:rsidR="005D7490">
        <w:rPr>
          <w:szCs w:val="24"/>
        </w:rPr>
        <w:t>. Esta función creada devuelve el número de soluciones reales, el número de soluciones imaginarias y un vector con las soluciones.</w:t>
      </w:r>
    </w:p>
    <w:p w14:paraId="5C5E7569" w14:textId="7590E42F" w:rsidR="005D7490" w:rsidRDefault="005D7490" w:rsidP="009819E6">
      <w:pPr>
        <w:rPr>
          <w:szCs w:val="24"/>
        </w:rPr>
      </w:pPr>
      <w:r>
        <w:rPr>
          <w:szCs w:val="24"/>
        </w:rPr>
        <w:t xml:space="preserve">En el script principal se realiza </w:t>
      </w:r>
      <w:r w:rsidR="006E6C71">
        <w:rPr>
          <w:szCs w:val="24"/>
        </w:rPr>
        <w:t xml:space="preserve">un vector con todas las soluciones imaginarias. Esas soluciones se representan una gráfica, hemos indicado que los puntos se representen con un círculo en rojo y de tamaño 3. En el eje X se representa la parte real de la solución y en el eje Y se representa la parte imaginaria de la solución. Al igual que hemos indicado anteriormente se utilizan las sentencias </w:t>
      </w:r>
      <w:proofErr w:type="spellStart"/>
      <w:r w:rsidR="006E6C71" w:rsidRPr="00D23EB7">
        <w:rPr>
          <w:i/>
          <w:iCs/>
          <w:szCs w:val="24"/>
        </w:rPr>
        <w:t>hold</w:t>
      </w:r>
      <w:proofErr w:type="spellEnd"/>
      <w:r w:rsidR="006E6C71" w:rsidRPr="00D23EB7">
        <w:rPr>
          <w:i/>
          <w:iCs/>
          <w:szCs w:val="24"/>
        </w:rPr>
        <w:t xml:space="preserve"> </w:t>
      </w:r>
      <w:proofErr w:type="spellStart"/>
      <w:r w:rsidR="006E6C71" w:rsidRPr="00D23EB7">
        <w:rPr>
          <w:i/>
          <w:iCs/>
          <w:szCs w:val="24"/>
        </w:rPr>
        <w:t>on</w:t>
      </w:r>
      <w:proofErr w:type="spellEnd"/>
      <w:r w:rsidR="006E6C71">
        <w:rPr>
          <w:szCs w:val="24"/>
        </w:rPr>
        <w:t xml:space="preserve"> y </w:t>
      </w:r>
      <w:proofErr w:type="spellStart"/>
      <w:r w:rsidR="006E6C71" w:rsidRPr="00D23EB7">
        <w:rPr>
          <w:i/>
          <w:iCs/>
          <w:szCs w:val="24"/>
        </w:rPr>
        <w:t>hold</w:t>
      </w:r>
      <w:proofErr w:type="spellEnd"/>
      <w:r w:rsidR="006E6C71" w:rsidRPr="00D23EB7">
        <w:rPr>
          <w:i/>
          <w:iCs/>
          <w:szCs w:val="24"/>
        </w:rPr>
        <w:t xml:space="preserve"> off</w:t>
      </w:r>
      <w:r w:rsidR="006E6C71">
        <w:rPr>
          <w:szCs w:val="24"/>
        </w:rPr>
        <w:t xml:space="preserve"> para indicar que se ha iniciado el proceso de realizar una gráfica y de terminarlo.</w:t>
      </w:r>
    </w:p>
    <w:p w14:paraId="3013777E" w14:textId="6A573D0D" w:rsidR="00ED4784" w:rsidRDefault="00277FFA" w:rsidP="00277FFA">
      <w:pPr>
        <w:jc w:val="center"/>
      </w:pPr>
      <w:r w:rsidRPr="00277FFA">
        <w:rPr>
          <w:noProof/>
        </w:rPr>
        <w:drawing>
          <wp:inline distT="0" distB="0" distL="0" distR="0" wp14:anchorId="0FF8A9CC" wp14:editId="337A91C9">
            <wp:extent cx="2247900" cy="1891852"/>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0961" cy="1953341"/>
                    </a:xfrm>
                    <a:prstGeom prst="rect">
                      <a:avLst/>
                    </a:prstGeom>
                  </pic:spPr>
                </pic:pic>
              </a:graphicData>
            </a:graphic>
          </wp:inline>
        </w:drawing>
      </w:r>
    </w:p>
    <w:p w14:paraId="34598BDC" w14:textId="470D3A84" w:rsidR="00F813D8" w:rsidRDefault="00ED4784" w:rsidP="006B2479">
      <w:pPr>
        <w:pStyle w:val="Ttulo2"/>
      </w:pPr>
      <w:r>
        <w:br w:type="page"/>
      </w:r>
      <w:r w:rsidR="00A4515B">
        <w:lastRenderedPageBreak/>
        <w:t xml:space="preserve">Ejercicio 1 </w:t>
      </w:r>
      <w:bookmarkStart w:id="7" w:name="OLE_LINK5"/>
      <w:bookmarkStart w:id="8" w:name="OLE_LINK6"/>
      <w:r w:rsidR="00A4515B">
        <w:t>Parte 2</w:t>
      </w:r>
      <w:bookmarkEnd w:id="7"/>
      <w:bookmarkEnd w:id="8"/>
    </w:p>
    <w:p w14:paraId="4728CE8F" w14:textId="04EE5B48" w:rsidR="00275A8F" w:rsidRPr="00275A8F" w:rsidRDefault="00ED02D9" w:rsidP="00275A8F">
      <w:r>
        <w:t xml:space="preserve">Para calcular </w:t>
      </w:r>
      <w:r w:rsidR="00A23CD8">
        <w:t>la transformada Z de una función debemos utilizar la</w:t>
      </w:r>
      <w:r w:rsidR="008D37B4">
        <w:t xml:space="preserve"> función </w:t>
      </w:r>
      <w:proofErr w:type="spellStart"/>
      <w:r w:rsidR="008D37B4" w:rsidRPr="00D20BD3">
        <w:rPr>
          <w:i/>
          <w:iCs/>
        </w:rPr>
        <w:t>sym</w:t>
      </w:r>
      <w:r w:rsidR="00EC0DC2">
        <w:rPr>
          <w:i/>
          <w:iCs/>
        </w:rPr>
        <w:t>s</w:t>
      </w:r>
      <w:proofErr w:type="spellEnd"/>
      <w:r w:rsidR="008D37B4">
        <w:t xml:space="preserve"> para crear variables simbólicas que podremos utilizar dentro de la función que queramos transformar.</w:t>
      </w:r>
      <w:r w:rsidR="00D20BD3">
        <w:t xml:space="preserve"> La transformación la realizamos con </w:t>
      </w:r>
      <w:r w:rsidR="00FC39F0">
        <w:t xml:space="preserve">la sentencia </w:t>
      </w:r>
      <w:proofErr w:type="spellStart"/>
      <w:r w:rsidR="00D20BD3" w:rsidRPr="00D20BD3">
        <w:rPr>
          <w:i/>
          <w:iCs/>
        </w:rPr>
        <w:t>ztrans</w:t>
      </w:r>
      <w:proofErr w:type="spellEnd"/>
      <w:r w:rsidR="00D20BD3">
        <w:t>.</w:t>
      </w:r>
    </w:p>
    <w:p w14:paraId="500AF2B2" w14:textId="77777777" w:rsidR="00FD4F45" w:rsidRDefault="00A778E9" w:rsidP="00A4515B">
      <w:r>
        <w:t xml:space="preserve">Para la primera y la segunda función </w:t>
      </w:r>
      <w:r w:rsidR="00CC2FB6">
        <w:t xml:space="preserve">se ha realizado la gráfica mediante </w:t>
      </w:r>
      <w:proofErr w:type="spellStart"/>
      <w:r w:rsidR="00CC2FB6" w:rsidRPr="00821CB8">
        <w:rPr>
          <w:i/>
          <w:iCs/>
        </w:rPr>
        <w:t>fplot</w:t>
      </w:r>
      <w:proofErr w:type="spellEnd"/>
      <w:r w:rsidR="00CC2FB6">
        <w:t xml:space="preserve">, </w:t>
      </w:r>
      <w:r w:rsidR="00651794">
        <w:t xml:space="preserve">realizando la gráfica de la función </w:t>
      </w:r>
      <w:r w:rsidR="00CF65EA">
        <w:t xml:space="preserve">original y de la transformada respectivamente en la misma figura, también se ha creado un rango del valor </w:t>
      </w:r>
      <w:r w:rsidR="00CF65EA" w:rsidRPr="008C3D62">
        <w:rPr>
          <w:i/>
        </w:rPr>
        <w:t>Y</w:t>
      </w:r>
      <w:r w:rsidR="00CF65EA">
        <w:t xml:space="preserve"> para poder representarlo y visualizarlo de forma más c</w:t>
      </w:r>
      <w:r w:rsidR="00FD4F45">
        <w:t>ó</w:t>
      </w:r>
      <w:r w:rsidR="00CF65EA">
        <w:t>moda.</w:t>
      </w:r>
      <w:r w:rsidR="00E73994">
        <w:t xml:space="preserve"> </w:t>
      </w:r>
      <w:r w:rsidR="00E175DA">
        <w:t xml:space="preserve">Para realizar la función 2, había una variable </w:t>
      </w:r>
      <w:r w:rsidR="00B155EE">
        <w:t xml:space="preserve">llamada a, que para poder representarlo en la gráfica le hemos dado un valor constante, en este caso </w:t>
      </w:r>
      <w:r w:rsidR="00EF2314">
        <w:t>1.</w:t>
      </w:r>
    </w:p>
    <w:p w14:paraId="4FDE8AD7" w14:textId="77777777" w:rsidR="00F069EB" w:rsidRDefault="00F069EB" w:rsidP="00A4515B"/>
    <w:p w14:paraId="742328BE" w14:textId="4F0D64BD" w:rsidR="00FD4F45" w:rsidRDefault="00154251" w:rsidP="00A4515B">
      <w:r>
        <w:t xml:space="preserve">                  </w:t>
      </w:r>
      <w:r w:rsidR="00FD4F45">
        <w:t>Gráfica de la función 1:</w:t>
      </w:r>
      <w:r>
        <w:t xml:space="preserve">                                    </w:t>
      </w:r>
      <w:r w:rsidR="00DC332E">
        <w:t>Gráfica de la función 2:</w:t>
      </w:r>
    </w:p>
    <w:p w14:paraId="1E1799D0" w14:textId="411B6427" w:rsidR="00FD4F45" w:rsidRDefault="00DC332E" w:rsidP="00154251">
      <w:pPr>
        <w:jc w:val="center"/>
      </w:pPr>
      <w:r>
        <w:rPr>
          <w:noProof/>
        </w:rPr>
        <w:drawing>
          <wp:inline distT="0" distB="0" distL="0" distR="0" wp14:anchorId="57960BAF" wp14:editId="16D64365">
            <wp:extent cx="2323582" cy="1597439"/>
            <wp:effectExtent l="0" t="0" r="63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79" t="21457" b="4200"/>
                    <a:stretch/>
                  </pic:blipFill>
                  <pic:spPr bwMode="auto">
                    <a:xfrm>
                      <a:off x="0" y="0"/>
                      <a:ext cx="2334965" cy="1605265"/>
                    </a:xfrm>
                    <a:prstGeom prst="rect">
                      <a:avLst/>
                    </a:prstGeom>
                    <a:ln>
                      <a:noFill/>
                    </a:ln>
                    <a:extLst>
                      <a:ext uri="{53640926-AAD7-44D8-BBD7-CCE9431645EC}">
                        <a14:shadowObscured xmlns:a14="http://schemas.microsoft.com/office/drawing/2010/main"/>
                      </a:ext>
                    </a:extLst>
                  </pic:spPr>
                </pic:pic>
              </a:graphicData>
            </a:graphic>
          </wp:inline>
        </w:drawing>
      </w:r>
      <w:r w:rsidR="00FD4F45">
        <w:softHyphen/>
      </w:r>
      <w:r w:rsidR="00FD4F45">
        <w:softHyphen/>
      </w:r>
      <w:r w:rsidR="00FD4F45">
        <w:softHyphen/>
      </w:r>
      <w:r w:rsidR="003404A1">
        <w:tab/>
      </w:r>
      <w:r w:rsidR="003404A1">
        <w:rPr>
          <w:noProof/>
        </w:rPr>
        <w:drawing>
          <wp:inline distT="0" distB="0" distL="0" distR="0" wp14:anchorId="50F7E47A" wp14:editId="0029E9DA">
            <wp:extent cx="2115047" cy="16376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18" t="17631" r="3453" b="3402"/>
                    <a:stretch/>
                  </pic:blipFill>
                  <pic:spPr bwMode="auto">
                    <a:xfrm>
                      <a:off x="0" y="0"/>
                      <a:ext cx="2116036" cy="1638431"/>
                    </a:xfrm>
                    <a:prstGeom prst="rect">
                      <a:avLst/>
                    </a:prstGeom>
                    <a:ln>
                      <a:noFill/>
                    </a:ln>
                    <a:extLst>
                      <a:ext uri="{53640926-AAD7-44D8-BBD7-CCE9431645EC}">
                        <a14:shadowObscured xmlns:a14="http://schemas.microsoft.com/office/drawing/2010/main"/>
                      </a:ext>
                    </a:extLst>
                  </pic:spPr>
                </pic:pic>
              </a:graphicData>
            </a:graphic>
          </wp:inline>
        </w:drawing>
      </w:r>
    </w:p>
    <w:p w14:paraId="007B09D2" w14:textId="77777777" w:rsidR="00EF2314" w:rsidRDefault="00EF2314" w:rsidP="00A4515B"/>
    <w:p w14:paraId="740815B2" w14:textId="3080BFCD" w:rsidR="00EF2314" w:rsidRDefault="00EF2314" w:rsidP="00A4515B">
      <w:r>
        <w:t xml:space="preserve">Para la parte 3 del ejercicio </w:t>
      </w:r>
      <w:r w:rsidR="000F01F7">
        <w:t xml:space="preserve">hemos creado una función de transferencia discreta utilizando la sentencia </w:t>
      </w:r>
      <w:proofErr w:type="spellStart"/>
      <w:r w:rsidR="000F01F7" w:rsidRPr="00821CB8">
        <w:rPr>
          <w:i/>
          <w:iCs/>
        </w:rPr>
        <w:t>tf</w:t>
      </w:r>
      <w:proofErr w:type="spellEnd"/>
      <w:r w:rsidR="000F01F7">
        <w:t xml:space="preserve">, </w:t>
      </w:r>
      <w:r w:rsidR="00A13605">
        <w:t>indicando</w:t>
      </w:r>
      <w:r w:rsidR="000F01F7">
        <w:t xml:space="preserve"> el </w:t>
      </w:r>
      <w:r w:rsidR="000F01F7" w:rsidRPr="008C3D62">
        <w:rPr>
          <w:i/>
        </w:rPr>
        <w:t>numerador</w:t>
      </w:r>
      <w:r w:rsidR="000F01F7">
        <w:t xml:space="preserve"> y el </w:t>
      </w:r>
      <w:r w:rsidR="000F01F7" w:rsidRPr="008C3D62">
        <w:rPr>
          <w:i/>
        </w:rPr>
        <w:t>denominador</w:t>
      </w:r>
      <w:r w:rsidR="000F01F7">
        <w:t xml:space="preserve"> en forma de vector y también un </w:t>
      </w:r>
      <w:r w:rsidR="000F01F7" w:rsidRPr="008C3D62">
        <w:rPr>
          <w:i/>
        </w:rPr>
        <w:t>tiempo de muestreo</w:t>
      </w:r>
      <w:r w:rsidR="000F01F7">
        <w:t xml:space="preserve"> para la que la función sea discreta</w:t>
      </w:r>
      <w:r w:rsidR="00A13605">
        <w:t xml:space="preserve">, en este caso el tiempo de muestreo es </w:t>
      </w:r>
      <w:r w:rsidR="001674A0">
        <w:t>0.2.</w:t>
      </w:r>
    </w:p>
    <w:p w14:paraId="509F44D3" w14:textId="77777777" w:rsidR="001201AB" w:rsidRDefault="00594CE8" w:rsidP="00A4515B">
      <w:r>
        <w:t xml:space="preserve">Una vez que se ha generado la función de transferencia discreta se ha procedido a realizar </w:t>
      </w:r>
      <w:r w:rsidR="004D277C">
        <w:t xml:space="preserve">un impulso al sistema mediante la sentencia </w:t>
      </w:r>
      <w:r w:rsidR="004D277C">
        <w:rPr>
          <w:i/>
        </w:rPr>
        <w:t>impulse</w:t>
      </w:r>
      <w:r w:rsidR="003C66B3">
        <w:t xml:space="preserve">, devolviendo la </w:t>
      </w:r>
      <w:r w:rsidR="003C66B3" w:rsidRPr="008C3D62">
        <w:rPr>
          <w:i/>
        </w:rPr>
        <w:t>respuesta</w:t>
      </w:r>
      <w:r w:rsidR="003C66B3">
        <w:t xml:space="preserve"> y el </w:t>
      </w:r>
      <w:r w:rsidR="003C66B3" w:rsidRPr="008C3D62">
        <w:rPr>
          <w:i/>
        </w:rPr>
        <w:t>tiempo</w:t>
      </w:r>
      <w:r w:rsidR="004D277C" w:rsidRPr="008C3D62">
        <w:rPr>
          <w:i/>
        </w:rPr>
        <w:t xml:space="preserve"> </w:t>
      </w:r>
      <w:r w:rsidR="00BB0C04" w:rsidRPr="008C3D62">
        <w:rPr>
          <w:i/>
        </w:rPr>
        <w:t>de simulación</w:t>
      </w:r>
      <w:r w:rsidR="00BB0C04">
        <w:t>.</w:t>
      </w:r>
      <w:r w:rsidR="00370D6D">
        <w:t xml:space="preserve"> Para generar la respuesta </w:t>
      </w:r>
      <w:r w:rsidR="00F11CC7">
        <w:t xml:space="preserve">a una entrada </w:t>
      </w:r>
      <w:r w:rsidR="00370D6D">
        <w:t xml:space="preserve">escalón se ha utilizado la sentencia </w:t>
      </w:r>
      <w:r w:rsidR="00370D6D">
        <w:rPr>
          <w:i/>
        </w:rPr>
        <w:t>step</w:t>
      </w:r>
      <w:r w:rsidR="00F11CC7">
        <w:t xml:space="preserve">, </w:t>
      </w:r>
      <w:r w:rsidR="001201AB">
        <w:t xml:space="preserve">devolviendo la </w:t>
      </w:r>
      <w:r w:rsidR="001201AB" w:rsidRPr="008C3D62">
        <w:rPr>
          <w:i/>
        </w:rPr>
        <w:t>respuesta</w:t>
      </w:r>
      <w:r w:rsidR="001201AB">
        <w:t xml:space="preserve"> y el </w:t>
      </w:r>
      <w:r w:rsidR="001201AB" w:rsidRPr="008C3D62">
        <w:rPr>
          <w:i/>
        </w:rPr>
        <w:t>tiempo de simulación</w:t>
      </w:r>
      <w:r w:rsidR="001201AB">
        <w:t>.</w:t>
      </w:r>
    </w:p>
    <w:p w14:paraId="7B54FBF4" w14:textId="751349FB" w:rsidR="00594CE8" w:rsidRPr="00370D6D" w:rsidRDefault="001201AB" w:rsidP="00A4515B">
      <w:pPr>
        <w:rPr>
          <w:del w:id="9" w:author="Juan Casado Ballesteros"/>
        </w:rPr>
      </w:pPr>
      <w:r>
        <w:t xml:space="preserve">Por </w:t>
      </w:r>
      <w:r w:rsidR="004F16D6">
        <w:t>último,</w:t>
      </w:r>
      <w:r>
        <w:t xml:space="preserve"> para realizar la gráfica de este apartado se han utilizado los dos parámetros, en la X el tiempo de simulación y en la Y la respuesta.</w:t>
      </w:r>
    </w:p>
    <w:p w14:paraId="07AA8E15" w14:textId="2719252E" w:rsidR="00370D6D" w:rsidRPr="004F16D6" w:rsidRDefault="00370D6D" w:rsidP="00A4515B">
      <w:pPr>
        <w:rPr>
          <w:iCs/>
        </w:rPr>
      </w:pPr>
    </w:p>
    <w:p w14:paraId="73886101" w14:textId="77777777" w:rsidR="004F16D6" w:rsidRDefault="004F16D6" w:rsidP="00A4515B"/>
    <w:p w14:paraId="33507E44" w14:textId="4F588158" w:rsidR="00370D6D" w:rsidRPr="004D277C" w:rsidRDefault="00370D6D" w:rsidP="004F16D6">
      <w:pPr>
        <w:jc w:val="center"/>
      </w:pPr>
      <w:r>
        <w:t>Gráfica 3:</w:t>
      </w:r>
    </w:p>
    <w:p w14:paraId="3F187ED9" w14:textId="6FB3ABBD" w:rsidR="00E73994" w:rsidRDefault="00154251" w:rsidP="00154251">
      <w:pPr>
        <w:jc w:val="center"/>
      </w:pPr>
      <w:r>
        <w:rPr>
          <w:noProof/>
        </w:rPr>
        <w:drawing>
          <wp:inline distT="0" distB="0" distL="0" distR="0" wp14:anchorId="12877C12" wp14:editId="69E63F68">
            <wp:extent cx="2340000" cy="1905484"/>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29 at 12.24.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000" cy="1905484"/>
                    </a:xfrm>
                    <a:prstGeom prst="rect">
                      <a:avLst/>
                    </a:prstGeom>
                  </pic:spPr>
                </pic:pic>
              </a:graphicData>
            </a:graphic>
          </wp:inline>
        </w:drawing>
      </w:r>
    </w:p>
    <w:p w14:paraId="596BF9EC" w14:textId="77777777" w:rsidR="00E73994" w:rsidRDefault="00E73994" w:rsidP="00A4515B"/>
    <w:p w14:paraId="49F2A325" w14:textId="77777777" w:rsidR="00770012" w:rsidRDefault="00770012" w:rsidP="00A4515B"/>
    <w:p w14:paraId="65D0AFFE" w14:textId="36B3786E" w:rsidR="00770012" w:rsidRDefault="00770012" w:rsidP="00770012">
      <w:pPr>
        <w:pStyle w:val="Ttulo2"/>
      </w:pPr>
      <w:r>
        <w:lastRenderedPageBreak/>
        <w:t>Ejercicio 2 Parte 2</w:t>
      </w:r>
    </w:p>
    <w:p w14:paraId="2230AC44" w14:textId="29099DF8" w:rsidR="008B0C39" w:rsidRPr="008B0C39" w:rsidRDefault="008B0C39" w:rsidP="008B0C39">
      <w:r>
        <w:t xml:space="preserve">Hemos creado el subsistema del robot </w:t>
      </w:r>
      <w:r w:rsidR="009E6D27">
        <w:t xml:space="preserve">simulando con él una plataforma diferencial que toma </w:t>
      </w:r>
      <w:r w:rsidR="00487AEB">
        <w:t xml:space="preserve">como entradas una velocidad lineal y una velocidad angular produciendo como salidas la posición x e y del </w:t>
      </w:r>
      <w:r w:rsidR="00821CB8">
        <w:t>robot,</w:t>
      </w:r>
      <w:r w:rsidR="00487AEB">
        <w:t xml:space="preserve"> así como su orientación theta.</w:t>
      </w:r>
    </w:p>
    <w:p w14:paraId="3784CCC0" w14:textId="0664D98B" w:rsidR="00016E54" w:rsidRDefault="008B0C39" w:rsidP="00016E54">
      <w:r>
        <w:rPr>
          <w:noProof/>
        </w:rPr>
        <w:drawing>
          <wp:inline distT="0" distB="0" distL="0" distR="0" wp14:anchorId="65FA533B" wp14:editId="3315072A">
            <wp:extent cx="5396230" cy="2213610"/>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9 at 12.14.0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213610"/>
                    </a:xfrm>
                    <a:prstGeom prst="rect">
                      <a:avLst/>
                    </a:prstGeom>
                  </pic:spPr>
                </pic:pic>
              </a:graphicData>
            </a:graphic>
          </wp:inline>
        </w:drawing>
      </w:r>
    </w:p>
    <w:p w14:paraId="533D4A02" w14:textId="283E562F" w:rsidR="00C455CF" w:rsidRDefault="00C455CF" w:rsidP="00016E54">
      <w:r>
        <w:t>Con el subsistema hemos creado un bloque para poder utilizarlo</w:t>
      </w:r>
      <w:r w:rsidR="00275A8F">
        <w:t xml:space="preserve"> proporcionándole entras mediante las funciones que proporciona </w:t>
      </w:r>
      <w:proofErr w:type="spellStart"/>
      <w:r w:rsidR="00275A8F">
        <w:t>Simulink</w:t>
      </w:r>
      <w:proofErr w:type="spellEnd"/>
      <w:r w:rsidR="00275A8F">
        <w:t xml:space="preserve"> y visualizando la posición x e y del robot en un gráfico.</w:t>
      </w:r>
    </w:p>
    <w:p w14:paraId="2989AC88" w14:textId="457343C9" w:rsidR="00275A8F" w:rsidRPr="00016E54" w:rsidRDefault="00275A8F" w:rsidP="00016E54">
      <w:r>
        <w:t>Al proporcionarle constante como entradas hemos visto que el robot traza una trayectoria cerrada elipsoidal tal y como esperábamos.</w:t>
      </w:r>
    </w:p>
    <w:p w14:paraId="6E005D98" w14:textId="21BF29EE" w:rsidR="00D20BD3" w:rsidRDefault="006A1926" w:rsidP="00A4515B">
      <w:r>
        <w:rPr>
          <w:noProof/>
        </w:rPr>
        <w:drawing>
          <wp:inline distT="0" distB="0" distL="0" distR="0" wp14:anchorId="3DB8640E" wp14:editId="6E655DBB">
            <wp:extent cx="5396230" cy="16300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9 at 12.07.4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9E66245" w14:textId="3C1E3694" w:rsidR="00D245AF" w:rsidRDefault="00275A8F" w:rsidP="00A4515B">
      <w:r>
        <w:t xml:space="preserve">Cuando le proporcionamos una velocidad angular creciente vemos que el robot traza una trayectoria en espiral cerrada ya que la velocidad angular crece con el </w:t>
      </w:r>
      <w:r w:rsidR="004F16D6">
        <w:t>tiempo</w:t>
      </w:r>
      <w:r>
        <w:t>.</w:t>
      </w:r>
    </w:p>
    <w:p w14:paraId="1B1F719C" w14:textId="5D2DA816" w:rsidR="004E336F" w:rsidRDefault="00D245AF" w:rsidP="00A4515B">
      <w:r>
        <w:rPr>
          <w:noProof/>
        </w:rPr>
        <w:drawing>
          <wp:inline distT="0" distB="0" distL="0" distR="0" wp14:anchorId="3B9635B3" wp14:editId="0778C257">
            <wp:extent cx="5396230" cy="1630045"/>
            <wp:effectExtent l="0" t="0" r="127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9 at 12.08.3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6844C7D8" w14:textId="52E8F588" w:rsidR="00D245AF" w:rsidRDefault="00275A8F" w:rsidP="00A4515B">
      <w:r>
        <w:t>Cuando la entrada de la velocidad angular es una función sinusoidal vemos que el robot traza una trayectoria sinusoidal también.</w:t>
      </w:r>
    </w:p>
    <w:p w14:paraId="3775ADC9" w14:textId="239BB38F" w:rsidR="004E336F" w:rsidRDefault="00253C4D" w:rsidP="00A4515B">
      <w:r>
        <w:rPr>
          <w:noProof/>
        </w:rPr>
        <w:lastRenderedPageBreak/>
        <w:drawing>
          <wp:inline distT="0" distB="0" distL="0" distR="0" wp14:anchorId="274448DF" wp14:editId="4D698877">
            <wp:extent cx="5396230" cy="1630045"/>
            <wp:effectExtent l="0" t="0" r="127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9 at 12.06.4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1534F18B" w14:textId="77777777" w:rsidR="00C31458" w:rsidRDefault="00C31458" w:rsidP="00A4515B"/>
    <w:p w14:paraId="5E0F671A" w14:textId="2150E8B0" w:rsidR="002C049E" w:rsidRDefault="00275A8F" w:rsidP="00A4515B">
      <w:r>
        <w:t xml:space="preserve">Modificamos la condición inicial del parámetro X y de la Y dentro del subsistema para cambiar las posiciones iniciales en x y en y lo que en las gráficas se muestra de modo que el robot traza las mismas </w:t>
      </w:r>
      <w:r w:rsidR="00821CB8">
        <w:t>trayectorias,</w:t>
      </w:r>
      <w:r>
        <w:t xml:space="preserve"> pero empezando en la posición -4, -4.</w:t>
      </w:r>
    </w:p>
    <w:p w14:paraId="5AE5B518" w14:textId="654552DE" w:rsidR="002C049E" w:rsidRDefault="00BF3B3A" w:rsidP="00A4515B">
      <w:r>
        <w:rPr>
          <w:noProof/>
        </w:rPr>
        <w:drawing>
          <wp:inline distT="0" distB="0" distL="0" distR="0" wp14:anchorId="2F88F91F" wp14:editId="4A3F2BAA">
            <wp:extent cx="5396230" cy="1630045"/>
            <wp:effectExtent l="0" t="0" r="127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9 at 12.12.4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C441622" w14:textId="77777777" w:rsidR="00F1510A" w:rsidRDefault="002C049E" w:rsidP="00A4515B">
      <w:r>
        <w:rPr>
          <w:noProof/>
        </w:rPr>
        <w:drawing>
          <wp:inline distT="0" distB="0" distL="0" distR="0" wp14:anchorId="34CD7E21" wp14:editId="6B81DFAB">
            <wp:extent cx="5396230" cy="1630045"/>
            <wp:effectExtent l="0" t="0" r="127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9 at 12.10.5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7169082C" w14:textId="4377C91D" w:rsidR="00A00575" w:rsidRDefault="00F1510A" w:rsidP="00A4515B">
      <w:r>
        <w:rPr>
          <w:noProof/>
        </w:rPr>
        <w:drawing>
          <wp:inline distT="0" distB="0" distL="0" distR="0" wp14:anchorId="2048E018" wp14:editId="170481CC">
            <wp:extent cx="5396230" cy="1630045"/>
            <wp:effectExtent l="0" t="0" r="127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9 at 12.12.0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sectPr w:rsidR="00A00575" w:rsidSect="0001009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37656D"/>
    <w:multiLevelType w:val="hybridMultilevel"/>
    <w:tmpl w:val="92A4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sado Ballesteros">
    <w15:presenceInfo w15:providerId="AD" w15:userId="S::juan.casado@edu.uah.es::a36a3c92-ea1c-494a-9389-08e46094a7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1B"/>
    <w:rsid w:val="00010096"/>
    <w:rsid w:val="000123F8"/>
    <w:rsid w:val="00016E54"/>
    <w:rsid w:val="0003073A"/>
    <w:rsid w:val="00071195"/>
    <w:rsid w:val="00075A0E"/>
    <w:rsid w:val="0009227A"/>
    <w:rsid w:val="000961B9"/>
    <w:rsid w:val="00096751"/>
    <w:rsid w:val="000973BE"/>
    <w:rsid w:val="000A1F5E"/>
    <w:rsid w:val="000A31CF"/>
    <w:rsid w:val="000A746D"/>
    <w:rsid w:val="000E758B"/>
    <w:rsid w:val="000F01F7"/>
    <w:rsid w:val="000F5E21"/>
    <w:rsid w:val="001132F2"/>
    <w:rsid w:val="001201AB"/>
    <w:rsid w:val="0013089C"/>
    <w:rsid w:val="00137006"/>
    <w:rsid w:val="00141406"/>
    <w:rsid w:val="00145AFF"/>
    <w:rsid w:val="00154251"/>
    <w:rsid w:val="00157D2F"/>
    <w:rsid w:val="00165A0D"/>
    <w:rsid w:val="001674A0"/>
    <w:rsid w:val="00181AEA"/>
    <w:rsid w:val="00192AA9"/>
    <w:rsid w:val="001968D0"/>
    <w:rsid w:val="001C205F"/>
    <w:rsid w:val="001D1EF5"/>
    <w:rsid w:val="001E0516"/>
    <w:rsid w:val="001E522A"/>
    <w:rsid w:val="00217446"/>
    <w:rsid w:val="0024691A"/>
    <w:rsid w:val="00253C4D"/>
    <w:rsid w:val="002672F4"/>
    <w:rsid w:val="00275A8F"/>
    <w:rsid w:val="00277509"/>
    <w:rsid w:val="00277D31"/>
    <w:rsid w:val="00277FFA"/>
    <w:rsid w:val="00280669"/>
    <w:rsid w:val="00291899"/>
    <w:rsid w:val="002A34E3"/>
    <w:rsid w:val="002A5904"/>
    <w:rsid w:val="002C049E"/>
    <w:rsid w:val="002C1544"/>
    <w:rsid w:val="002C7868"/>
    <w:rsid w:val="002D36D7"/>
    <w:rsid w:val="002D718D"/>
    <w:rsid w:val="00300CC0"/>
    <w:rsid w:val="00320AE4"/>
    <w:rsid w:val="0032120D"/>
    <w:rsid w:val="00321751"/>
    <w:rsid w:val="003404A1"/>
    <w:rsid w:val="003415E4"/>
    <w:rsid w:val="00344DF1"/>
    <w:rsid w:val="00353A07"/>
    <w:rsid w:val="00370D6D"/>
    <w:rsid w:val="003734FD"/>
    <w:rsid w:val="00375463"/>
    <w:rsid w:val="00376890"/>
    <w:rsid w:val="00383780"/>
    <w:rsid w:val="003931F2"/>
    <w:rsid w:val="003B1DEA"/>
    <w:rsid w:val="003C66B3"/>
    <w:rsid w:val="003E783E"/>
    <w:rsid w:val="004127AC"/>
    <w:rsid w:val="00414C6C"/>
    <w:rsid w:val="004219A8"/>
    <w:rsid w:val="00444B4B"/>
    <w:rsid w:val="004457A0"/>
    <w:rsid w:val="00472240"/>
    <w:rsid w:val="00487AEB"/>
    <w:rsid w:val="004B00E2"/>
    <w:rsid w:val="004B539B"/>
    <w:rsid w:val="004B6A9B"/>
    <w:rsid w:val="004C3B1B"/>
    <w:rsid w:val="004D1206"/>
    <w:rsid w:val="004D25B1"/>
    <w:rsid w:val="004D277C"/>
    <w:rsid w:val="004E336F"/>
    <w:rsid w:val="004E6450"/>
    <w:rsid w:val="004F16D6"/>
    <w:rsid w:val="00523B19"/>
    <w:rsid w:val="00554858"/>
    <w:rsid w:val="005873D1"/>
    <w:rsid w:val="00594CE8"/>
    <w:rsid w:val="005D2DAC"/>
    <w:rsid w:val="005D7490"/>
    <w:rsid w:val="005D7DBF"/>
    <w:rsid w:val="006342A6"/>
    <w:rsid w:val="00651794"/>
    <w:rsid w:val="00681723"/>
    <w:rsid w:val="006A1926"/>
    <w:rsid w:val="006A7E6A"/>
    <w:rsid w:val="006B2479"/>
    <w:rsid w:val="006C416B"/>
    <w:rsid w:val="006D42F4"/>
    <w:rsid w:val="006E6C71"/>
    <w:rsid w:val="006F34EB"/>
    <w:rsid w:val="00702883"/>
    <w:rsid w:val="00713CA3"/>
    <w:rsid w:val="00731C22"/>
    <w:rsid w:val="0073726B"/>
    <w:rsid w:val="00742214"/>
    <w:rsid w:val="0074445B"/>
    <w:rsid w:val="00753233"/>
    <w:rsid w:val="00770012"/>
    <w:rsid w:val="00771063"/>
    <w:rsid w:val="00776112"/>
    <w:rsid w:val="00784E53"/>
    <w:rsid w:val="007C4630"/>
    <w:rsid w:val="007D734B"/>
    <w:rsid w:val="007F04DB"/>
    <w:rsid w:val="007F0DA1"/>
    <w:rsid w:val="007F14E7"/>
    <w:rsid w:val="007F2FEF"/>
    <w:rsid w:val="007F7EF8"/>
    <w:rsid w:val="00800C34"/>
    <w:rsid w:val="00806591"/>
    <w:rsid w:val="008135DA"/>
    <w:rsid w:val="00820E96"/>
    <w:rsid w:val="00821CB8"/>
    <w:rsid w:val="008238FE"/>
    <w:rsid w:val="00853736"/>
    <w:rsid w:val="00855D78"/>
    <w:rsid w:val="00857D6A"/>
    <w:rsid w:val="008739FA"/>
    <w:rsid w:val="00876618"/>
    <w:rsid w:val="008A4A04"/>
    <w:rsid w:val="008B0C39"/>
    <w:rsid w:val="008C2386"/>
    <w:rsid w:val="008C3D62"/>
    <w:rsid w:val="008D11BB"/>
    <w:rsid w:val="008D37B4"/>
    <w:rsid w:val="008E1DE6"/>
    <w:rsid w:val="008F4294"/>
    <w:rsid w:val="00901C04"/>
    <w:rsid w:val="00950E1D"/>
    <w:rsid w:val="0095461C"/>
    <w:rsid w:val="009819E6"/>
    <w:rsid w:val="00993C5B"/>
    <w:rsid w:val="009B11F1"/>
    <w:rsid w:val="009B5891"/>
    <w:rsid w:val="009C603F"/>
    <w:rsid w:val="009C6145"/>
    <w:rsid w:val="009E6D27"/>
    <w:rsid w:val="00A00575"/>
    <w:rsid w:val="00A0208B"/>
    <w:rsid w:val="00A03EDE"/>
    <w:rsid w:val="00A13605"/>
    <w:rsid w:val="00A16091"/>
    <w:rsid w:val="00A228C1"/>
    <w:rsid w:val="00A23CD8"/>
    <w:rsid w:val="00A30C01"/>
    <w:rsid w:val="00A4515B"/>
    <w:rsid w:val="00A778E9"/>
    <w:rsid w:val="00AA56B6"/>
    <w:rsid w:val="00AB6357"/>
    <w:rsid w:val="00AD626B"/>
    <w:rsid w:val="00AD68B9"/>
    <w:rsid w:val="00AF0665"/>
    <w:rsid w:val="00AF0FA1"/>
    <w:rsid w:val="00AF55BE"/>
    <w:rsid w:val="00AF5D3B"/>
    <w:rsid w:val="00B036E9"/>
    <w:rsid w:val="00B155EE"/>
    <w:rsid w:val="00B1797C"/>
    <w:rsid w:val="00B40879"/>
    <w:rsid w:val="00B44CF6"/>
    <w:rsid w:val="00B559A0"/>
    <w:rsid w:val="00B56830"/>
    <w:rsid w:val="00B95024"/>
    <w:rsid w:val="00BA7D1B"/>
    <w:rsid w:val="00BB0C04"/>
    <w:rsid w:val="00BF3B3A"/>
    <w:rsid w:val="00C02A36"/>
    <w:rsid w:val="00C04FA2"/>
    <w:rsid w:val="00C0675B"/>
    <w:rsid w:val="00C1057C"/>
    <w:rsid w:val="00C31458"/>
    <w:rsid w:val="00C433EE"/>
    <w:rsid w:val="00C455CF"/>
    <w:rsid w:val="00C571F7"/>
    <w:rsid w:val="00C658C5"/>
    <w:rsid w:val="00C824FE"/>
    <w:rsid w:val="00C97C8C"/>
    <w:rsid w:val="00CB6B92"/>
    <w:rsid w:val="00CC2FB6"/>
    <w:rsid w:val="00CD17AF"/>
    <w:rsid w:val="00CE48E1"/>
    <w:rsid w:val="00CF65EA"/>
    <w:rsid w:val="00CF6A2F"/>
    <w:rsid w:val="00D20BD3"/>
    <w:rsid w:val="00D23EB7"/>
    <w:rsid w:val="00D245AF"/>
    <w:rsid w:val="00D333C8"/>
    <w:rsid w:val="00D44CED"/>
    <w:rsid w:val="00D50BD3"/>
    <w:rsid w:val="00D51CA5"/>
    <w:rsid w:val="00DC0297"/>
    <w:rsid w:val="00DC332E"/>
    <w:rsid w:val="00DD5333"/>
    <w:rsid w:val="00DE1853"/>
    <w:rsid w:val="00DF0384"/>
    <w:rsid w:val="00DF1846"/>
    <w:rsid w:val="00DF6B34"/>
    <w:rsid w:val="00E011CC"/>
    <w:rsid w:val="00E01D62"/>
    <w:rsid w:val="00E13D70"/>
    <w:rsid w:val="00E14B6A"/>
    <w:rsid w:val="00E15DA1"/>
    <w:rsid w:val="00E175DA"/>
    <w:rsid w:val="00E21464"/>
    <w:rsid w:val="00E363BA"/>
    <w:rsid w:val="00E66CF7"/>
    <w:rsid w:val="00E71E74"/>
    <w:rsid w:val="00E73994"/>
    <w:rsid w:val="00E81041"/>
    <w:rsid w:val="00E81E67"/>
    <w:rsid w:val="00E87EC5"/>
    <w:rsid w:val="00E96839"/>
    <w:rsid w:val="00EA47D3"/>
    <w:rsid w:val="00EA6B5F"/>
    <w:rsid w:val="00EA6D14"/>
    <w:rsid w:val="00EC0DC2"/>
    <w:rsid w:val="00EC6784"/>
    <w:rsid w:val="00ED02D9"/>
    <w:rsid w:val="00ED3564"/>
    <w:rsid w:val="00ED4784"/>
    <w:rsid w:val="00EE5F4F"/>
    <w:rsid w:val="00EF2314"/>
    <w:rsid w:val="00EF7BD1"/>
    <w:rsid w:val="00F02300"/>
    <w:rsid w:val="00F069EB"/>
    <w:rsid w:val="00F11CC7"/>
    <w:rsid w:val="00F1510A"/>
    <w:rsid w:val="00F41951"/>
    <w:rsid w:val="00F63114"/>
    <w:rsid w:val="00F67133"/>
    <w:rsid w:val="00F718E8"/>
    <w:rsid w:val="00F749BF"/>
    <w:rsid w:val="00F813D8"/>
    <w:rsid w:val="00F9315D"/>
    <w:rsid w:val="00FC39F0"/>
    <w:rsid w:val="00FD3C68"/>
    <w:rsid w:val="00FD46CB"/>
    <w:rsid w:val="00FD4F45"/>
    <w:rsid w:val="00FE1102"/>
    <w:rsid w:val="04783020"/>
    <w:rsid w:val="3AADD0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E5F4A"/>
  <w15:chartTrackingRefBased/>
  <w15:docId w15:val="{2A6E0EEC-8B63-4B12-BC80-6B3D7C75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56"/>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3D8"/>
    <w:pPr>
      <w:jc w:val="both"/>
    </w:pPr>
    <w:rPr>
      <w:rFonts w:asciiTheme="minorHAnsi" w:hAnsiTheme="minorHAnsi" w:cstheme="minorHAnsi"/>
    </w:rPr>
  </w:style>
  <w:style w:type="paragraph" w:styleId="Ttulo1">
    <w:name w:val="heading 1"/>
    <w:basedOn w:val="Normal"/>
    <w:next w:val="Normal"/>
    <w:link w:val="Ttulo1Car"/>
    <w:uiPriority w:val="9"/>
    <w:qFormat/>
    <w:rsid w:val="004219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D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34E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1DEA"/>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F6311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63114"/>
    <w:rPr>
      <w:sz w:val="18"/>
      <w:szCs w:val="18"/>
    </w:rPr>
  </w:style>
  <w:style w:type="character" w:customStyle="1" w:styleId="pl-s">
    <w:name w:val="pl-s"/>
    <w:basedOn w:val="Fuentedeprrafopredeter"/>
    <w:rsid w:val="00D333C8"/>
  </w:style>
  <w:style w:type="character" w:customStyle="1" w:styleId="pl-pds">
    <w:name w:val="pl-pds"/>
    <w:basedOn w:val="Fuentedeprrafopredeter"/>
    <w:rsid w:val="00D333C8"/>
  </w:style>
  <w:style w:type="paragraph" w:styleId="Prrafodelista">
    <w:name w:val="List Paragraph"/>
    <w:basedOn w:val="Normal"/>
    <w:uiPriority w:val="34"/>
    <w:qFormat/>
    <w:rsid w:val="000E758B"/>
    <w:pPr>
      <w:ind w:left="720"/>
      <w:contextualSpacing/>
    </w:pPr>
  </w:style>
  <w:style w:type="character" w:customStyle="1" w:styleId="Ttulo3Car">
    <w:name w:val="Título 3 Car"/>
    <w:basedOn w:val="Fuentedeprrafopredeter"/>
    <w:link w:val="Ttulo3"/>
    <w:uiPriority w:val="9"/>
    <w:rsid w:val="006F34EB"/>
    <w:rPr>
      <w:rFonts w:asciiTheme="majorHAnsi" w:eastAsiaTheme="majorEastAsia" w:hAnsiTheme="majorHAnsi" w:cstheme="majorBidi"/>
      <w:color w:val="1F3763" w:themeColor="accent1" w:themeShade="7F"/>
      <w:szCs w:val="24"/>
    </w:rPr>
  </w:style>
  <w:style w:type="character" w:customStyle="1" w:styleId="Ttulo1Car">
    <w:name w:val="Título 1 Car"/>
    <w:basedOn w:val="Fuentedeprrafopredeter"/>
    <w:link w:val="Ttulo1"/>
    <w:uiPriority w:val="9"/>
    <w:rsid w:val="004219A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4219A8"/>
    <w:pPr>
      <w:contextualSpacing/>
    </w:pPr>
    <w:rPr>
      <w:rFonts w:asciiTheme="majorHAnsi" w:eastAsiaTheme="majorEastAsia" w:hAnsiTheme="majorHAnsi" w:cstheme="majorBidi"/>
      <w:spacing w:val="-10"/>
      <w:kern w:val="28"/>
      <w:sz w:val="56"/>
    </w:rPr>
  </w:style>
  <w:style w:type="character" w:customStyle="1" w:styleId="TtuloCar">
    <w:name w:val="Título Car"/>
    <w:basedOn w:val="Fuentedeprrafopredeter"/>
    <w:link w:val="Ttulo"/>
    <w:uiPriority w:val="10"/>
    <w:rsid w:val="004219A8"/>
    <w:rPr>
      <w:rFonts w:asciiTheme="majorHAnsi" w:eastAsiaTheme="majorEastAsia" w:hAnsiTheme="majorHAnsi" w:cstheme="majorBidi"/>
      <w:spacing w:val="-10"/>
      <w:kern w:val="28"/>
      <w:sz w:val="56"/>
    </w:rPr>
  </w:style>
  <w:style w:type="paragraph" w:styleId="NormalWeb">
    <w:name w:val="Normal (Web)"/>
    <w:basedOn w:val="Normal"/>
    <w:uiPriority w:val="99"/>
    <w:unhideWhenUsed/>
    <w:rsid w:val="002C7868"/>
    <w:pPr>
      <w:spacing w:before="100" w:beforeAutospacing="1" w:after="100" w:afterAutospacing="1"/>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70566">
      <w:bodyDiv w:val="1"/>
      <w:marLeft w:val="0"/>
      <w:marRight w:val="0"/>
      <w:marTop w:val="0"/>
      <w:marBottom w:val="0"/>
      <w:divBdr>
        <w:top w:val="none" w:sz="0" w:space="0" w:color="auto"/>
        <w:left w:val="none" w:sz="0" w:space="0" w:color="auto"/>
        <w:bottom w:val="none" w:sz="0" w:space="0" w:color="auto"/>
        <w:right w:val="none" w:sz="0" w:space="0" w:color="auto"/>
      </w:divBdr>
    </w:div>
    <w:div w:id="298267888">
      <w:bodyDiv w:val="1"/>
      <w:marLeft w:val="0"/>
      <w:marRight w:val="0"/>
      <w:marTop w:val="0"/>
      <w:marBottom w:val="0"/>
      <w:divBdr>
        <w:top w:val="none" w:sz="0" w:space="0" w:color="auto"/>
        <w:left w:val="none" w:sz="0" w:space="0" w:color="auto"/>
        <w:bottom w:val="none" w:sz="0" w:space="0" w:color="auto"/>
        <w:right w:val="none" w:sz="0" w:space="0" w:color="auto"/>
      </w:divBdr>
    </w:div>
    <w:div w:id="492451500">
      <w:bodyDiv w:val="1"/>
      <w:marLeft w:val="0"/>
      <w:marRight w:val="0"/>
      <w:marTop w:val="0"/>
      <w:marBottom w:val="0"/>
      <w:divBdr>
        <w:top w:val="none" w:sz="0" w:space="0" w:color="auto"/>
        <w:left w:val="none" w:sz="0" w:space="0" w:color="auto"/>
        <w:bottom w:val="none" w:sz="0" w:space="0" w:color="auto"/>
        <w:right w:val="none" w:sz="0" w:space="0" w:color="auto"/>
      </w:divBdr>
    </w:div>
    <w:div w:id="743383309">
      <w:bodyDiv w:val="1"/>
      <w:marLeft w:val="0"/>
      <w:marRight w:val="0"/>
      <w:marTop w:val="0"/>
      <w:marBottom w:val="0"/>
      <w:divBdr>
        <w:top w:val="none" w:sz="0" w:space="0" w:color="auto"/>
        <w:left w:val="none" w:sz="0" w:space="0" w:color="auto"/>
        <w:bottom w:val="none" w:sz="0" w:space="0" w:color="auto"/>
        <w:right w:val="none" w:sz="0" w:space="0" w:color="auto"/>
      </w:divBdr>
    </w:div>
    <w:div w:id="903685967">
      <w:bodyDiv w:val="1"/>
      <w:marLeft w:val="0"/>
      <w:marRight w:val="0"/>
      <w:marTop w:val="0"/>
      <w:marBottom w:val="0"/>
      <w:divBdr>
        <w:top w:val="none" w:sz="0" w:space="0" w:color="auto"/>
        <w:left w:val="none" w:sz="0" w:space="0" w:color="auto"/>
        <w:bottom w:val="none" w:sz="0" w:space="0" w:color="auto"/>
        <w:right w:val="none" w:sz="0" w:space="0" w:color="auto"/>
      </w:divBdr>
    </w:div>
    <w:div w:id="1328284654">
      <w:bodyDiv w:val="1"/>
      <w:marLeft w:val="0"/>
      <w:marRight w:val="0"/>
      <w:marTop w:val="0"/>
      <w:marBottom w:val="0"/>
      <w:divBdr>
        <w:top w:val="none" w:sz="0" w:space="0" w:color="auto"/>
        <w:left w:val="none" w:sz="0" w:space="0" w:color="auto"/>
        <w:bottom w:val="none" w:sz="0" w:space="0" w:color="auto"/>
        <w:right w:val="none" w:sz="0" w:space="0" w:color="auto"/>
      </w:divBdr>
      <w:divsChild>
        <w:div w:id="1269237592">
          <w:marLeft w:val="0"/>
          <w:marRight w:val="0"/>
          <w:marTop w:val="0"/>
          <w:marBottom w:val="0"/>
          <w:divBdr>
            <w:top w:val="none" w:sz="0" w:space="0" w:color="auto"/>
            <w:left w:val="none" w:sz="0" w:space="0" w:color="auto"/>
            <w:bottom w:val="none" w:sz="0" w:space="0" w:color="auto"/>
            <w:right w:val="none" w:sz="0" w:space="0" w:color="auto"/>
          </w:divBdr>
          <w:divsChild>
            <w:div w:id="677582127">
              <w:marLeft w:val="0"/>
              <w:marRight w:val="0"/>
              <w:marTop w:val="0"/>
              <w:marBottom w:val="0"/>
              <w:divBdr>
                <w:top w:val="none" w:sz="0" w:space="0" w:color="auto"/>
                <w:left w:val="none" w:sz="0" w:space="0" w:color="auto"/>
                <w:bottom w:val="none" w:sz="0" w:space="0" w:color="auto"/>
                <w:right w:val="none" w:sz="0" w:space="0" w:color="auto"/>
              </w:divBdr>
              <w:divsChild>
                <w:div w:id="12510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1663</Words>
  <Characters>9147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Córdoba Zamora Juan José</dc:creator>
  <cp:keywords/>
  <dc:description/>
  <cp:lastModifiedBy>Córdoba Zamora Juan José</cp:lastModifiedBy>
  <cp:revision>7</cp:revision>
  <dcterms:created xsi:type="dcterms:W3CDTF">2019-09-29T10:39:00Z</dcterms:created>
  <dcterms:modified xsi:type="dcterms:W3CDTF">2019-10-03T09:04:00Z</dcterms:modified>
</cp:coreProperties>
</file>